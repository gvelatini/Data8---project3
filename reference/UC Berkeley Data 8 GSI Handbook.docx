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rPr/>
      </w:pPr>
      <w:bookmarkStart w:colFirst="0" w:colLast="0" w:name="_8tgvh23tt9g1" w:id="0"/>
      <w:bookmarkEnd w:id="0"/>
      <w:r w:rsidDel="00000000" w:rsidR="00000000" w:rsidRPr="00000000">
        <w:rPr>
          <w:rtl w:val="0"/>
        </w:rPr>
        <w:t xml:space="preserve">UC Berkeley </w:t>
      </w:r>
    </w:p>
    <w:p w:rsidR="00000000" w:rsidDel="00000000" w:rsidP="00000000" w:rsidRDefault="00000000" w:rsidRPr="00000000" w14:paraId="00000002">
      <w:pPr>
        <w:pStyle w:val="Title"/>
        <w:spacing w:after="0" w:line="240" w:lineRule="auto"/>
        <w:rPr/>
      </w:pPr>
      <w:bookmarkStart w:colFirst="0" w:colLast="0" w:name="_8tgvh23tt9g1" w:id="0"/>
      <w:bookmarkEnd w:id="0"/>
      <w:r w:rsidDel="00000000" w:rsidR="00000000" w:rsidRPr="00000000">
        <w:rPr>
          <w:rtl w:val="0"/>
        </w:rPr>
        <w:t xml:space="preserve">Data 8 </w:t>
      </w:r>
    </w:p>
    <w:p w:rsidR="00000000" w:rsidDel="00000000" w:rsidP="00000000" w:rsidRDefault="00000000" w:rsidRPr="00000000" w14:paraId="00000003">
      <w:pPr>
        <w:pStyle w:val="Title"/>
        <w:spacing w:after="0" w:line="240" w:lineRule="auto"/>
        <w:rPr/>
      </w:pPr>
      <w:bookmarkStart w:colFirst="0" w:colLast="0" w:name="_8tgvh23tt9g1" w:id="0"/>
      <w:bookmarkEnd w:id="0"/>
      <w:r w:rsidDel="00000000" w:rsidR="00000000" w:rsidRPr="00000000">
        <w:rPr>
          <w:rtl w:val="0"/>
        </w:rPr>
        <w:t xml:space="preserve">GSI Handbook</w:t>
      </w:r>
    </w:p>
    <w:p w:rsidR="00000000" w:rsidDel="00000000" w:rsidP="00000000" w:rsidRDefault="00000000" w:rsidRPr="00000000" w14:paraId="00000004">
      <w:pPr>
        <w:spacing w:after="0" w:line="240" w:lineRule="auto"/>
        <w:ind w:left="180"/>
        <w:rPr>
          <w:rFonts w:ascii="Georgia" w:cs="Georgia" w:eastAsia="Georgia" w:hAnsi="Georgia"/>
          <w:color w:val="1f497d"/>
          <w:sz w:val="60"/>
          <w:szCs w:val="60"/>
        </w:rPr>
      </w:pPr>
      <w:r w:rsidDel="00000000" w:rsidR="00000000" w:rsidRPr="00000000">
        <w:rPr>
          <w:rtl w:val="0"/>
        </w:rPr>
      </w:r>
    </w:p>
    <w:p w:rsidR="00000000" w:rsidDel="00000000" w:rsidP="00000000" w:rsidRDefault="00000000" w:rsidRPr="00000000" w14:paraId="00000005">
      <w:pPr>
        <w:spacing w:after="0" w:line="240" w:lineRule="auto"/>
        <w:rPr>
          <w:rFonts w:ascii="Merriweather Sans" w:cs="Merriweather Sans" w:eastAsia="Merriweather Sans" w:hAnsi="Merriweather Sans"/>
          <w:color w:val="000000"/>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A Comprehensive Guide to Becoming An Amazing Data 8 GSI </w:t>
      </w:r>
    </w:p>
    <w:p w:rsidR="00000000" w:rsidDel="00000000" w:rsidP="00000000" w:rsidRDefault="00000000" w:rsidRPr="00000000" w14:paraId="00000007">
      <w:pPr>
        <w:spacing w:after="0" w:line="240" w:lineRule="auto"/>
        <w:ind w:left="900"/>
        <w:rPr>
          <w:rFonts w:ascii="Merriweather Sans" w:cs="Merriweather Sans" w:eastAsia="Merriweather Sans" w:hAnsi="Merriweather Sans"/>
          <w:b w:val="1"/>
          <w:color w:val="000000"/>
        </w:rPr>
      </w:pPr>
      <w:r w:rsidDel="00000000" w:rsidR="00000000" w:rsidRPr="00000000">
        <w:rPr>
          <w:rtl w:val="0"/>
        </w:rPr>
      </w:r>
    </w:p>
    <w:p w:rsidR="00000000" w:rsidDel="00000000" w:rsidP="00000000" w:rsidRDefault="00000000" w:rsidRPr="00000000" w14:paraId="00000008">
      <w:pPr>
        <w:spacing w:after="0" w:line="240" w:lineRule="auto"/>
        <w:ind w:left="900"/>
        <w:rPr>
          <w:rFonts w:ascii="Merriweather Sans" w:cs="Merriweather Sans" w:eastAsia="Merriweather Sans" w:hAnsi="Merriweather Sans"/>
        </w:rPr>
      </w:pPr>
      <w:r w:rsidDel="00000000" w:rsidR="00000000" w:rsidRPr="00000000">
        <w:rPr>
          <w:rtl w:val="0"/>
        </w:rPr>
      </w:r>
    </w:p>
    <w:p w:rsidR="00000000" w:rsidDel="00000000" w:rsidP="00000000" w:rsidRDefault="00000000" w:rsidRPr="00000000" w14:paraId="00000009">
      <w:pPr>
        <w:spacing w:after="0" w:line="240" w:lineRule="auto"/>
        <w:ind w:left="0" w:firstLine="0"/>
        <w:rPr>
          <w:rFonts w:ascii="Merriweather Sans" w:cs="Merriweather Sans" w:eastAsia="Merriweather Sans" w:hAnsi="Merriweather Sans"/>
        </w:rPr>
      </w:pPr>
      <w:r w:rsidDel="00000000" w:rsidR="00000000" w:rsidRPr="00000000">
        <w:rPr>
          <w:rtl w:val="0"/>
        </w:rPr>
      </w:r>
    </w:p>
    <w:p w:rsidR="00000000" w:rsidDel="00000000" w:rsidP="00000000" w:rsidRDefault="00000000" w:rsidRPr="00000000" w14:paraId="0000000A">
      <w:pPr>
        <w:spacing w:after="0" w:line="240" w:lineRule="auto"/>
        <w:ind w:left="0" w:firstLine="0"/>
        <w:rPr>
          <w:rFonts w:ascii="Merriweather Sans" w:cs="Merriweather Sans" w:eastAsia="Merriweather Sans" w:hAnsi="Merriweather Sans"/>
        </w:rPr>
      </w:pPr>
      <w:r w:rsidDel="00000000" w:rsidR="00000000" w:rsidRPr="00000000">
        <w:rPr>
          <w:rtl w:val="0"/>
        </w:rPr>
      </w:r>
    </w:p>
    <w:p w:rsidR="00000000" w:rsidDel="00000000" w:rsidP="00000000" w:rsidRDefault="00000000" w:rsidRPr="00000000" w14:paraId="0000000B">
      <w:pPr>
        <w:spacing w:after="0" w:line="240" w:lineRule="auto"/>
        <w:ind w:left="0" w:firstLine="0"/>
        <w:rPr>
          <w:rFonts w:ascii="Merriweather Sans" w:cs="Merriweather Sans" w:eastAsia="Merriweather Sans" w:hAnsi="Merriweather Sans"/>
          <w:sz w:val="36"/>
          <w:szCs w:val="36"/>
        </w:rPr>
      </w:pPr>
      <w:r w:rsidDel="00000000" w:rsidR="00000000" w:rsidRPr="00000000">
        <w:rPr>
          <w:rFonts w:ascii="Merriweather Sans" w:cs="Merriweather Sans" w:eastAsia="Merriweather Sans" w:hAnsi="Merriweather Sans"/>
          <w:sz w:val="36"/>
          <w:szCs w:val="36"/>
          <w:rtl w:val="0"/>
        </w:rPr>
        <w:t xml:space="preserve">Updated Spring 2020</w:t>
      </w:r>
    </w:p>
    <w:p w:rsidR="00000000" w:rsidDel="00000000" w:rsidP="00000000" w:rsidRDefault="00000000" w:rsidRPr="00000000" w14:paraId="0000000C">
      <w:pPr>
        <w:spacing w:after="0" w:line="240" w:lineRule="auto"/>
        <w:ind w:left="900"/>
        <w:rPr>
          <w:rFonts w:ascii="Merriweather Sans" w:cs="Merriweather Sans" w:eastAsia="Merriweather Sans" w:hAnsi="Merriweather Sans"/>
          <w:sz w:val="36"/>
          <w:szCs w:val="36"/>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Georgia" w:cs="Georgia" w:eastAsia="Georgia" w:hAnsi="Georgia"/>
          <w:color w:val="1f497d"/>
          <w:sz w:val="72"/>
          <w:szCs w:val="7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yzkmuosnlo05">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fn8ufugyx84i">
            <w:r w:rsidDel="00000000" w:rsidR="00000000" w:rsidRPr="00000000">
              <w:rPr>
                <w:color w:val="1155cc"/>
                <w:u w:val="single"/>
                <w:rtl w:val="0"/>
              </w:rPr>
              <w:t xml:space="preserve">Roles and Responsibilities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imhycevbsrpv">
            <w:r w:rsidDel="00000000" w:rsidR="00000000" w:rsidRPr="00000000">
              <w:rPr>
                <w:color w:val="1155cc"/>
                <w:u w:val="single"/>
                <w:rtl w:val="0"/>
              </w:rPr>
              <w:t xml:space="preserve">Lead uGSI (20)</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t0de66jub4ac">
            <w:r w:rsidDel="00000000" w:rsidR="00000000" w:rsidRPr="00000000">
              <w:rPr>
                <w:color w:val="1155cc"/>
                <w:u w:val="single"/>
                <w:rtl w:val="0"/>
              </w:rPr>
              <w:t xml:space="preserve">Lead uGSI Teams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i49wx3cfhi3r">
            <w:r w:rsidDel="00000000" w:rsidR="00000000" w:rsidRPr="00000000">
              <w:rPr>
                <w:color w:val="1155cc"/>
                <w:u w:val="single"/>
                <w:rtl w:val="0"/>
              </w:rPr>
              <w:t xml:space="preserve">uGSI, new (8)</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rgu8m8o6xwe">
            <w:r w:rsidDel="00000000" w:rsidR="00000000" w:rsidRPr="00000000">
              <w:rPr>
                <w:color w:val="1155cc"/>
                <w:u w:val="single"/>
                <w:rtl w:val="0"/>
              </w:rPr>
              <w:t xml:space="preserve">uGSI, returning (8)</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59qgom6dkexf">
            <w:r w:rsidDel="00000000" w:rsidR="00000000" w:rsidRPr="00000000">
              <w:rPr>
                <w:color w:val="1155cc"/>
                <w:u w:val="single"/>
                <w:rtl w:val="0"/>
              </w:rPr>
              <w:t xml:space="preserve">Emergency Contact Info</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tri52lrz3pd9">
            <w:r w:rsidDel="00000000" w:rsidR="00000000" w:rsidRPr="00000000">
              <w:rPr>
                <w:color w:val="1155cc"/>
                <w:u w:val="single"/>
                <w:rtl w:val="0"/>
              </w:rPr>
              <w:t xml:space="preserve">Lab</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l8mge4cmegks">
            <w:r w:rsidDel="00000000" w:rsidR="00000000" w:rsidRPr="00000000">
              <w:rPr>
                <w:color w:val="1155cc"/>
                <w:u w:val="single"/>
                <w:rtl w:val="0"/>
              </w:rPr>
              <w:t xml:space="preserve">General tips and strategies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evcl7wjqddf">
            <w:r w:rsidDel="00000000" w:rsidR="00000000" w:rsidRPr="00000000">
              <w:rPr>
                <w:color w:val="1155cc"/>
                <w:u w:val="single"/>
                <w:rtl w:val="0"/>
              </w:rPr>
              <w:t xml:space="preserve">Tips and strategies for your first lab</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gd5472t0je29">
            <w:r w:rsidDel="00000000" w:rsidR="00000000" w:rsidRPr="00000000">
              <w:rPr>
                <w:color w:val="1155cc"/>
                <w:u w:val="single"/>
                <w:rtl w:val="0"/>
              </w:rPr>
              <w:t xml:space="preserve">Lab Credit Policy</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u4j4hvh6iu85">
            <w:r w:rsidDel="00000000" w:rsidR="00000000" w:rsidRPr="00000000">
              <w:rPr>
                <w:color w:val="1155cc"/>
                <w:u w:val="single"/>
                <w:rtl w:val="0"/>
              </w:rPr>
              <w:t xml:space="preserve">Pedagogy</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ckpatia0f5e0">
            <w:r w:rsidDel="00000000" w:rsidR="00000000" w:rsidRPr="00000000">
              <w:rPr>
                <w:color w:val="1155cc"/>
                <w:u w:val="single"/>
                <w:rtl w:val="0"/>
              </w:rPr>
              <w:t xml:space="preserve">Tips and strategies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dg0e4rplvap">
            <w:r w:rsidDel="00000000" w:rsidR="00000000" w:rsidRPr="00000000">
              <w:rPr>
                <w:color w:val="1155cc"/>
                <w:u w:val="single"/>
                <w:rtl w:val="0"/>
              </w:rPr>
              <w:t xml:space="preserve">Grading</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hpysso76luvk">
            <w:r w:rsidDel="00000000" w:rsidR="00000000" w:rsidRPr="00000000">
              <w:rPr>
                <w:color w:val="1155cc"/>
                <w:u w:val="single"/>
                <w:rtl w:val="0"/>
              </w:rPr>
              <w:t xml:space="preserve">Okpy (okpy.org)</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lye2f7c4kjwp">
            <w:r w:rsidDel="00000000" w:rsidR="00000000" w:rsidRPr="00000000">
              <w:rPr>
                <w:color w:val="1155cc"/>
                <w:u w:val="single"/>
                <w:rtl w:val="0"/>
              </w:rPr>
              <w:t xml:space="preserve">Gradescope (gradescope.com)</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o8a5qb8j017x">
            <w:r w:rsidDel="00000000" w:rsidR="00000000" w:rsidRPr="00000000">
              <w:rPr>
                <w:color w:val="1155cc"/>
                <w:u w:val="single"/>
                <w:rtl w:val="0"/>
              </w:rPr>
              <w:t xml:space="preserve">General Tips:</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dx1taj5pfup2">
            <w:r w:rsidDel="00000000" w:rsidR="00000000" w:rsidRPr="00000000">
              <w:rPr>
                <w:color w:val="1155cc"/>
                <w:u w:val="single"/>
                <w:rtl w:val="0"/>
              </w:rPr>
              <w:t xml:space="preserve">Extensions and Exceptions</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j85s9csx7s3m">
            <w:r w:rsidDel="00000000" w:rsidR="00000000" w:rsidRPr="00000000">
              <w:rPr>
                <w:color w:val="1155cc"/>
                <w:u w:val="single"/>
                <w:rtl w:val="0"/>
              </w:rPr>
              <w:t xml:space="preserve">Office Hours</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ije4qyggkyko">
            <w:r w:rsidDel="00000000" w:rsidR="00000000" w:rsidRPr="00000000">
              <w:rPr>
                <w:color w:val="1155cc"/>
                <w:u w:val="single"/>
                <w:rtl w:val="0"/>
              </w:rPr>
              <w:t xml:space="preserve">Teaching strategies</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pj1y5qd7kdcm">
            <w:r w:rsidDel="00000000" w:rsidR="00000000" w:rsidRPr="00000000">
              <w:rPr>
                <w:color w:val="1155cc"/>
                <w:u w:val="single"/>
                <w:rtl w:val="0"/>
              </w:rPr>
              <w:t xml:space="preserve">General tips/troubleshooting</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color w:val="1155cc"/>
              <w:u w:val="single"/>
            </w:rPr>
          </w:pPr>
          <w:hyperlink w:anchor="_1rqh6lq4v3l6">
            <w:r w:rsidDel="00000000" w:rsidR="00000000" w:rsidRPr="00000000">
              <w:rPr>
                <w:color w:val="1155cc"/>
                <w:u w:val="single"/>
                <w:rtl w:val="0"/>
              </w:rPr>
              <w:t xml:space="preserve">Exam Logistics</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lmljvssj9opy">
            <w:r w:rsidDel="00000000" w:rsidR="00000000" w:rsidRPr="00000000">
              <w:rPr>
                <w:color w:val="1155cc"/>
                <w:u w:val="single"/>
                <w:rtl w:val="0"/>
              </w:rPr>
              <w:t xml:space="preserve">Exam Proctoring -- General Proctoring</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1uu6g68s2fne">
            <w:r w:rsidDel="00000000" w:rsidR="00000000" w:rsidRPr="00000000">
              <w:rPr>
                <w:color w:val="1155cc"/>
                <w:u w:val="single"/>
                <w:rtl w:val="0"/>
              </w:rPr>
              <w:t xml:space="preserve">Exam Proctoring -- DSP Proctoring</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a361y9cqzq06">
            <w:r w:rsidDel="00000000" w:rsidR="00000000" w:rsidRPr="00000000">
              <w:rPr>
                <w:color w:val="1155cc"/>
                <w:u w:val="single"/>
                <w:rtl w:val="0"/>
              </w:rPr>
              <w:t xml:space="preserve">Exam Grading</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3owpvcmfb5h9">
            <w:r w:rsidDel="00000000" w:rsidR="00000000" w:rsidRPr="00000000">
              <w:rPr>
                <w:color w:val="1155cc"/>
                <w:u w:val="single"/>
                <w:rtl w:val="0"/>
              </w:rPr>
              <w:t xml:space="preserve">Exam Scanning (thank you Weston!)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hf5mj9dprjyv">
            <w:r w:rsidDel="00000000" w:rsidR="00000000" w:rsidRPr="00000000">
              <w:rPr>
                <w:color w:val="1155cc"/>
                <w:u w:val="single"/>
                <w:rtl w:val="0"/>
              </w:rPr>
              <w:t xml:space="preserve">Communication Channels</w:t>
            </w:r>
          </w:hyperlink>
          <w:r w:rsidDel="00000000" w:rsidR="00000000" w:rsidRPr="00000000">
            <w:rPr>
              <w:rtl w:val="0"/>
            </w:rPr>
          </w:r>
        </w:p>
        <w:p w:rsidR="00000000" w:rsidDel="00000000" w:rsidP="00000000" w:rsidRDefault="00000000" w:rsidRPr="00000000" w14:paraId="00000034">
          <w:pPr>
            <w:spacing w:after="80" w:before="200" w:line="240" w:lineRule="auto"/>
            <w:ind w:left="0" w:firstLine="0"/>
            <w:rPr>
              <w:color w:val="1155cc"/>
              <w:u w:val="single"/>
            </w:rPr>
          </w:pPr>
          <w:hyperlink w:anchor="_3il8b76ovbh1">
            <w:r w:rsidDel="00000000" w:rsidR="00000000" w:rsidRPr="00000000">
              <w:rPr>
                <w:color w:val="1155cc"/>
                <w:u w:val="single"/>
                <w:rtl w:val="0"/>
              </w:rPr>
              <w:t xml:space="preserve">Thank You</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yzkmuosnlo05" w:id="1"/>
      <w:bookmarkEnd w:id="1"/>
      <w:r w:rsidDel="00000000" w:rsidR="00000000" w:rsidRPr="00000000">
        <w:rPr>
          <w:rtl w:val="0"/>
        </w:rPr>
        <w:t xml:space="preserve">Welcome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Dear Data 8 (u)GSI,</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Congratulations and welcome to Data 8! On behalf of the Data 8 community, we are so thrilled that you are joining us to teach one of the most amazing courses offered here at UC Berkeley and we wish you every success.</w:t>
      </w:r>
    </w:p>
    <w:p w:rsidR="00000000" w:rsidDel="00000000" w:rsidP="00000000" w:rsidRDefault="00000000" w:rsidRPr="00000000" w14:paraId="00000042">
      <w:pPr>
        <w:rPr/>
      </w:pPr>
      <w:r w:rsidDel="00000000" w:rsidR="00000000" w:rsidRPr="00000000">
        <w:rPr>
          <w:rtl w:val="0"/>
        </w:rPr>
        <w:t xml:space="preserve">We, the Data 8 community, believe that each (u)GSI contributes directly to the growth and success of both the course itself and the numerous students that we serve. We hope you will take pride in being a member of our community!</w:t>
      </w:r>
    </w:p>
    <w:p w:rsidR="00000000" w:rsidDel="00000000" w:rsidP="00000000" w:rsidRDefault="00000000" w:rsidRPr="00000000" w14:paraId="00000043">
      <w:pPr>
        <w:rPr/>
      </w:pPr>
      <w:r w:rsidDel="00000000" w:rsidR="00000000" w:rsidRPr="00000000">
        <w:rPr>
          <w:rtl w:val="0"/>
        </w:rPr>
        <w:t xml:space="preserve">This handbook was developed to describe some of the expectations, experiences, and advice from our current/former instructors and (u)GSIs to support you in the journey of becoming the best (u)GSI that you can be!</w:t>
      </w:r>
    </w:p>
    <w:p w:rsidR="00000000" w:rsidDel="00000000" w:rsidP="00000000" w:rsidRDefault="00000000" w:rsidRPr="00000000" w14:paraId="00000044">
      <w:pPr>
        <w:rPr/>
      </w:pPr>
      <w:r w:rsidDel="00000000" w:rsidR="00000000" w:rsidRPr="00000000">
        <w:rPr>
          <w:rtl w:val="0"/>
        </w:rPr>
        <w:t xml:space="preserve">Thank you to the passionate instructors and (u)GSIs who made this handbook possible. Especially, a huge thank you to the Communications, Student Experience, and GSI Support Team members, Jessica Hu and Natalia Mushegian, who organized and compiled this handbook with me. </w:t>
      </w:r>
    </w:p>
    <w:p w:rsidR="00000000" w:rsidDel="00000000" w:rsidP="00000000" w:rsidRDefault="00000000" w:rsidRPr="00000000" w14:paraId="00000045">
      <w:pPr>
        <w:rPr/>
      </w:pPr>
      <w:r w:rsidDel="00000000" w:rsidR="00000000" w:rsidRPr="00000000">
        <w:rPr>
          <w:rtl w:val="0"/>
        </w:rPr>
        <w:t xml:space="preserve">We hope that your experience with Data 8 will be challenging, enjoyable, and rewarding. Again, welcome!</w:t>
      </w:r>
    </w:p>
    <w:p w:rsidR="00000000" w:rsidDel="00000000" w:rsidP="00000000" w:rsidRDefault="00000000" w:rsidRPr="00000000" w14:paraId="00000046">
      <w:pPr>
        <w:rPr/>
      </w:pPr>
      <w:r w:rsidDel="00000000" w:rsidR="00000000" w:rsidRPr="00000000">
        <w:rPr>
          <w:u w:val="single"/>
          <w:rtl w:val="0"/>
        </w:rPr>
        <w:t xml:space="preserve">Disclaimer</w:t>
      </w:r>
      <w:r w:rsidDel="00000000" w:rsidR="00000000" w:rsidRPr="00000000">
        <w:rPr>
          <w:rtl w:val="0"/>
        </w:rPr>
        <w:t xml:space="preserve">: Data 8 is an ever-evolving course, some of the policies or methodologies might have changed since the latest update. Please refer to the current instructors and (u)GSIs for the most up-to-date information.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Lead uGSI of Communications, Student Experience, and GSI Support</w:t>
        <w:br w:type="textWrapping"/>
        <w:t xml:space="preserve">Jiayi Huang</w:t>
        <w:br w:type="textWrapping"/>
        <w:t xml:space="preserve">Fall 2018</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fn8ufugyx84i" w:id="2"/>
      <w:bookmarkEnd w:id="2"/>
      <w:r w:rsidDel="00000000" w:rsidR="00000000" w:rsidRPr="00000000">
        <w:rPr>
          <w:rtl w:val="0"/>
        </w:rPr>
        <w:t xml:space="preserve">Roles and Responsibilities</w:t>
      </w:r>
    </w:p>
    <w:p w:rsidR="00000000" w:rsidDel="00000000" w:rsidP="00000000" w:rsidRDefault="00000000" w:rsidRPr="00000000" w14:paraId="0000004A">
      <w:pPr>
        <w:spacing w:after="0" w:lineRule="auto"/>
        <w:rPr/>
      </w:pPr>
      <w:r w:rsidDel="00000000" w:rsidR="00000000" w:rsidRPr="00000000">
        <w:rPr>
          <w:rtl w:val="0"/>
        </w:rPr>
        <w:br w:type="textWrapping"/>
        <w:t xml:space="preserve">Listed below are the breakdown of responsibilities for each role on staff. Each item is listed, followed by the weekly hourly commitment in parentheses, unless noted otherwise.</w:t>
      </w:r>
    </w:p>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pStyle w:val="Heading2"/>
        <w:rPr/>
      </w:pPr>
      <w:bookmarkStart w:colFirst="0" w:colLast="0" w:name="_imhycevbsrpv" w:id="3"/>
      <w:bookmarkEnd w:id="3"/>
      <w:r w:rsidDel="00000000" w:rsidR="00000000" w:rsidRPr="00000000">
        <w:rPr>
          <w:rtl w:val="0"/>
        </w:rPr>
        <w:t xml:space="preserve">Lead uGSI (20)</w:t>
      </w:r>
    </w:p>
    <w:p w:rsidR="00000000" w:rsidDel="00000000" w:rsidP="00000000" w:rsidRDefault="00000000" w:rsidRPr="00000000" w14:paraId="0000004D">
      <w:pPr>
        <w:numPr>
          <w:ilvl w:val="0"/>
          <w:numId w:val="7"/>
        </w:numPr>
        <w:spacing w:after="0" w:afterAutospacing="0"/>
        <w:ind w:left="720" w:hanging="360"/>
        <w:rPr>
          <w:u w:val="none"/>
        </w:rPr>
      </w:pPr>
      <w:r w:rsidDel="00000000" w:rsidR="00000000" w:rsidRPr="00000000">
        <w:rPr>
          <w:rtl w:val="0"/>
        </w:rPr>
        <w:t xml:space="preserve">One</w:t>
      </w:r>
      <w:r w:rsidDel="00000000" w:rsidR="00000000" w:rsidRPr="00000000">
        <w:rPr>
          <w:rtl w:val="0"/>
        </w:rPr>
        <w:t xml:space="preserve"> lab sections (2)</w:t>
      </w:r>
    </w:p>
    <w:p w:rsidR="00000000" w:rsidDel="00000000" w:rsidP="00000000" w:rsidRDefault="00000000" w:rsidRPr="00000000" w14:paraId="0000004E">
      <w:pPr>
        <w:numPr>
          <w:ilvl w:val="0"/>
          <w:numId w:val="7"/>
        </w:numPr>
        <w:spacing w:after="0" w:afterAutospacing="0"/>
        <w:ind w:left="720" w:hanging="360"/>
        <w:rPr>
          <w:u w:val="none"/>
        </w:rPr>
      </w:pPr>
      <w:r w:rsidDel="00000000" w:rsidR="00000000" w:rsidRPr="00000000">
        <w:rPr>
          <w:rtl w:val="0"/>
        </w:rPr>
        <w:t xml:space="preserve">Tutor mentoring/Office hours (1)</w:t>
      </w:r>
    </w:p>
    <w:p w:rsidR="00000000" w:rsidDel="00000000" w:rsidP="00000000" w:rsidRDefault="00000000" w:rsidRPr="00000000" w14:paraId="0000004F">
      <w:pPr>
        <w:numPr>
          <w:ilvl w:val="0"/>
          <w:numId w:val="7"/>
        </w:numPr>
        <w:spacing w:after="0" w:afterAutospacing="0"/>
        <w:ind w:left="720" w:hanging="360"/>
        <w:rPr>
          <w:u w:val="none"/>
        </w:rPr>
      </w:pPr>
      <w:r w:rsidDel="00000000" w:rsidR="00000000" w:rsidRPr="00000000">
        <w:rPr>
          <w:rtl w:val="0"/>
        </w:rPr>
        <w:t xml:space="preserve">Preparation (2)</w:t>
      </w:r>
    </w:p>
    <w:p w:rsidR="00000000" w:rsidDel="00000000" w:rsidP="00000000" w:rsidRDefault="00000000" w:rsidRPr="00000000" w14:paraId="00000050">
      <w:pPr>
        <w:numPr>
          <w:ilvl w:val="1"/>
          <w:numId w:val="7"/>
        </w:numPr>
        <w:spacing w:after="0" w:afterAutospacing="0"/>
        <w:ind w:left="1440" w:hanging="360"/>
        <w:rPr>
          <w:u w:val="none"/>
        </w:rPr>
      </w:pPr>
      <w:r w:rsidDel="00000000" w:rsidR="00000000" w:rsidRPr="00000000">
        <w:rPr>
          <w:rtl w:val="0"/>
        </w:rPr>
        <w:t xml:space="preserve">Review material being covered in lectures that week</w:t>
      </w:r>
    </w:p>
    <w:p w:rsidR="00000000" w:rsidDel="00000000" w:rsidP="00000000" w:rsidRDefault="00000000" w:rsidRPr="00000000" w14:paraId="00000051">
      <w:pPr>
        <w:numPr>
          <w:ilvl w:val="1"/>
          <w:numId w:val="7"/>
        </w:numPr>
        <w:spacing w:after="0" w:afterAutospacing="0"/>
        <w:ind w:left="1440" w:hanging="360"/>
        <w:rPr>
          <w:u w:val="none"/>
        </w:rPr>
      </w:pPr>
      <w:r w:rsidDel="00000000" w:rsidR="00000000" w:rsidRPr="00000000">
        <w:rPr>
          <w:rtl w:val="0"/>
        </w:rPr>
        <w:t xml:space="preserve">Lab discussion worksheet</w:t>
      </w:r>
    </w:p>
    <w:p w:rsidR="00000000" w:rsidDel="00000000" w:rsidP="00000000" w:rsidRDefault="00000000" w:rsidRPr="00000000" w14:paraId="00000052">
      <w:pPr>
        <w:numPr>
          <w:ilvl w:val="1"/>
          <w:numId w:val="7"/>
        </w:numPr>
        <w:spacing w:after="0" w:afterAutospacing="0"/>
        <w:ind w:left="1440" w:hanging="360"/>
        <w:rPr>
          <w:u w:val="none"/>
        </w:rPr>
      </w:pPr>
      <w:r w:rsidDel="00000000" w:rsidR="00000000" w:rsidRPr="00000000">
        <w:rPr>
          <w:rtl w:val="0"/>
        </w:rPr>
        <w:t xml:space="preserve">Work through/familiarize self with the lab assignment</w:t>
      </w:r>
    </w:p>
    <w:p w:rsidR="00000000" w:rsidDel="00000000" w:rsidP="00000000" w:rsidRDefault="00000000" w:rsidRPr="00000000" w14:paraId="00000053">
      <w:pPr>
        <w:numPr>
          <w:ilvl w:val="1"/>
          <w:numId w:val="7"/>
        </w:numPr>
        <w:spacing w:after="0" w:afterAutospacing="0"/>
        <w:ind w:left="1440" w:hanging="360"/>
        <w:rPr>
          <w:u w:val="none"/>
        </w:rPr>
      </w:pPr>
      <w:r w:rsidDel="00000000" w:rsidR="00000000" w:rsidRPr="00000000">
        <w:rPr>
          <w:rtl w:val="0"/>
        </w:rPr>
        <w:t xml:space="preserve">Weekly homework/project</w:t>
      </w:r>
    </w:p>
    <w:p w:rsidR="00000000" w:rsidDel="00000000" w:rsidP="00000000" w:rsidRDefault="00000000" w:rsidRPr="00000000" w14:paraId="00000054">
      <w:pPr>
        <w:numPr>
          <w:ilvl w:val="0"/>
          <w:numId w:val="7"/>
        </w:numPr>
        <w:spacing w:after="0" w:afterAutospacing="0"/>
        <w:ind w:left="720" w:hanging="360"/>
        <w:rPr>
          <w:u w:val="none"/>
        </w:rPr>
      </w:pPr>
      <w:r w:rsidDel="00000000" w:rsidR="00000000" w:rsidRPr="00000000">
        <w:rPr>
          <w:rtl w:val="0"/>
        </w:rPr>
        <w:t xml:space="preserve">Staff meeting (1)</w:t>
      </w:r>
    </w:p>
    <w:p w:rsidR="00000000" w:rsidDel="00000000" w:rsidP="00000000" w:rsidRDefault="00000000" w:rsidRPr="00000000" w14:paraId="00000055">
      <w:pPr>
        <w:numPr>
          <w:ilvl w:val="0"/>
          <w:numId w:val="7"/>
        </w:numPr>
        <w:spacing w:after="0" w:afterAutospacing="0"/>
        <w:ind w:left="720" w:hanging="360"/>
        <w:rPr>
          <w:u w:val="none"/>
        </w:rPr>
      </w:pPr>
      <w:r w:rsidDel="00000000" w:rsidR="00000000" w:rsidRPr="00000000">
        <w:rPr>
          <w:rtl w:val="0"/>
        </w:rPr>
        <w:t xml:space="preserve">Other (2, spread out through the semester)</w:t>
      </w:r>
    </w:p>
    <w:p w:rsidR="00000000" w:rsidDel="00000000" w:rsidP="00000000" w:rsidRDefault="00000000" w:rsidRPr="00000000" w14:paraId="00000056">
      <w:pPr>
        <w:numPr>
          <w:ilvl w:val="1"/>
          <w:numId w:val="7"/>
        </w:numPr>
        <w:spacing w:after="0" w:afterAutospacing="0"/>
        <w:ind w:left="1440" w:hanging="360"/>
        <w:rPr>
          <w:u w:val="none"/>
        </w:rPr>
      </w:pPr>
      <w:r w:rsidDel="00000000" w:rsidR="00000000" w:rsidRPr="00000000">
        <w:rPr>
          <w:rtl w:val="0"/>
        </w:rPr>
        <w:t xml:space="preserve">Proctoring for exams</w:t>
      </w:r>
    </w:p>
    <w:p w:rsidR="00000000" w:rsidDel="00000000" w:rsidP="00000000" w:rsidRDefault="00000000" w:rsidRPr="00000000" w14:paraId="00000057">
      <w:pPr>
        <w:numPr>
          <w:ilvl w:val="1"/>
          <w:numId w:val="7"/>
        </w:numPr>
        <w:spacing w:after="0" w:afterAutospacing="0"/>
        <w:ind w:left="1440" w:hanging="360"/>
        <w:rPr>
          <w:u w:val="none"/>
        </w:rPr>
      </w:pPr>
      <w:r w:rsidDel="00000000" w:rsidR="00000000" w:rsidRPr="00000000">
        <w:rPr>
          <w:rtl w:val="0"/>
        </w:rPr>
        <w:t xml:space="preserve">Helping at review sessions or guerrilla sections</w:t>
      </w:r>
    </w:p>
    <w:p w:rsidR="00000000" w:rsidDel="00000000" w:rsidP="00000000" w:rsidRDefault="00000000" w:rsidRPr="00000000" w14:paraId="00000058">
      <w:pPr>
        <w:numPr>
          <w:ilvl w:val="1"/>
          <w:numId w:val="7"/>
        </w:numPr>
        <w:spacing w:after="0" w:afterAutospacing="0"/>
        <w:ind w:left="1440" w:hanging="360"/>
        <w:rPr>
          <w:u w:val="none"/>
        </w:rPr>
      </w:pPr>
      <w:r w:rsidDel="00000000" w:rsidR="00000000" w:rsidRPr="00000000">
        <w:rPr>
          <w:rtl w:val="0"/>
        </w:rPr>
        <w:t xml:space="preserve">Piazza support</w:t>
      </w:r>
    </w:p>
    <w:p w:rsidR="00000000" w:rsidDel="00000000" w:rsidP="00000000" w:rsidRDefault="00000000" w:rsidRPr="00000000" w14:paraId="00000059">
      <w:pPr>
        <w:numPr>
          <w:ilvl w:val="0"/>
          <w:numId w:val="7"/>
        </w:numPr>
        <w:spacing w:after="0" w:afterAutospacing="0"/>
        <w:ind w:left="720" w:hanging="360"/>
        <w:rPr>
          <w:u w:val="none"/>
        </w:rPr>
      </w:pPr>
      <w:r w:rsidDel="00000000" w:rsidR="00000000" w:rsidRPr="00000000">
        <w:rPr>
          <w:rtl w:val="0"/>
        </w:rPr>
        <w:t xml:space="preserve">Primary team (12)</w:t>
      </w:r>
    </w:p>
    <w:p w:rsidR="00000000" w:rsidDel="00000000" w:rsidP="00000000" w:rsidRDefault="00000000" w:rsidRPr="00000000" w14:paraId="0000005A">
      <w:pPr>
        <w:numPr>
          <w:ilvl w:val="1"/>
          <w:numId w:val="7"/>
        </w:numPr>
        <w:spacing w:after="0" w:afterAutospacing="0"/>
        <w:ind w:left="1440" w:hanging="360"/>
        <w:rPr>
          <w:u w:val="none"/>
        </w:rPr>
      </w:pPr>
      <w:r w:rsidDel="00000000" w:rsidR="00000000" w:rsidRPr="00000000">
        <w:rPr>
          <w:rtl w:val="0"/>
        </w:rPr>
        <w:t xml:space="preserve">Delegating/managing their team</w:t>
      </w:r>
    </w:p>
    <w:p w:rsidR="00000000" w:rsidDel="00000000" w:rsidP="00000000" w:rsidRDefault="00000000" w:rsidRPr="00000000" w14:paraId="0000005B">
      <w:pPr>
        <w:numPr>
          <w:ilvl w:val="1"/>
          <w:numId w:val="7"/>
        </w:numPr>
        <w:ind w:left="1440" w:hanging="360"/>
        <w:rPr>
          <w:u w:val="none"/>
        </w:rPr>
      </w:pPr>
      <w:r w:rsidDel="00000000" w:rsidR="00000000" w:rsidRPr="00000000">
        <w:rPr>
          <w:rtl w:val="0"/>
        </w:rPr>
        <w:t xml:space="preserve">Varies per role</w:t>
      </w:r>
    </w:p>
    <w:p w:rsidR="00000000" w:rsidDel="00000000" w:rsidP="00000000" w:rsidRDefault="00000000" w:rsidRPr="00000000" w14:paraId="0000005C">
      <w:pPr>
        <w:pStyle w:val="Heading2"/>
        <w:rPr/>
      </w:pPr>
      <w:bookmarkStart w:colFirst="0" w:colLast="0" w:name="_t0de66jub4ac" w:id="4"/>
      <w:bookmarkEnd w:id="4"/>
      <w:r w:rsidDel="00000000" w:rsidR="00000000" w:rsidRPr="00000000">
        <w:rPr>
          <w:rtl w:val="0"/>
        </w:rPr>
        <w:t xml:space="preserve">Lead uGSI Teams</w:t>
      </w:r>
    </w:p>
    <w:p w:rsidR="00000000" w:rsidDel="00000000" w:rsidP="00000000" w:rsidRDefault="00000000" w:rsidRPr="00000000" w14:paraId="0000005D">
      <w:pPr>
        <w:rPr/>
      </w:pPr>
      <w:r w:rsidDel="00000000" w:rsidR="00000000" w:rsidRPr="00000000">
        <w:rPr>
          <w:rtl w:val="0"/>
        </w:rPr>
        <w:t xml:space="preserve">New GSI Support/GSI Support (old team in Fall 2019)</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rtl w:val="0"/>
        </w:rPr>
        <w:t xml:space="preserve">Run weekly new GSI meetings</w:t>
      </w:r>
    </w:p>
    <w:p w:rsidR="00000000" w:rsidDel="00000000" w:rsidP="00000000" w:rsidRDefault="00000000" w:rsidRPr="00000000" w14:paraId="0000005F">
      <w:pPr>
        <w:numPr>
          <w:ilvl w:val="0"/>
          <w:numId w:val="9"/>
        </w:numPr>
        <w:spacing w:after="0" w:afterAutospacing="0"/>
        <w:ind w:left="720" w:hanging="360"/>
        <w:rPr>
          <w:u w:val="none"/>
        </w:rPr>
      </w:pPr>
      <w:r w:rsidDel="00000000" w:rsidR="00000000" w:rsidRPr="00000000">
        <w:rPr>
          <w:rtl w:val="0"/>
        </w:rPr>
        <w:t xml:space="preserve">Check-ins with new GSIs</w:t>
      </w:r>
    </w:p>
    <w:p w:rsidR="00000000" w:rsidDel="00000000" w:rsidP="00000000" w:rsidRDefault="00000000" w:rsidRPr="00000000" w14:paraId="00000060">
      <w:pPr>
        <w:numPr>
          <w:ilvl w:val="0"/>
          <w:numId w:val="9"/>
        </w:numPr>
        <w:spacing w:after="0" w:afterAutospacing="0"/>
        <w:ind w:left="720" w:hanging="360"/>
        <w:rPr>
          <w:u w:val="none"/>
        </w:rPr>
      </w:pPr>
      <w:r w:rsidDel="00000000" w:rsidR="00000000" w:rsidRPr="00000000">
        <w:rPr>
          <w:rtl w:val="0"/>
        </w:rPr>
        <w:t xml:space="preserve">Work with pedagogy for content in new GSI meetings</w:t>
      </w:r>
    </w:p>
    <w:p w:rsidR="00000000" w:rsidDel="00000000" w:rsidP="00000000" w:rsidRDefault="00000000" w:rsidRPr="00000000" w14:paraId="00000061">
      <w:pPr>
        <w:numPr>
          <w:ilvl w:val="0"/>
          <w:numId w:val="9"/>
        </w:numPr>
        <w:spacing w:after="0" w:afterAutospacing="0"/>
        <w:ind w:left="720" w:hanging="360"/>
        <w:rPr>
          <w:u w:val="none"/>
        </w:rPr>
      </w:pPr>
      <w:r w:rsidDel="00000000" w:rsidR="00000000" w:rsidRPr="00000000">
        <w:rPr>
          <w:rtl w:val="0"/>
        </w:rPr>
        <w:t xml:space="preserve">"Lost student" support like connecting students to GSIs</w:t>
      </w:r>
    </w:p>
    <w:p w:rsidR="00000000" w:rsidDel="00000000" w:rsidP="00000000" w:rsidRDefault="00000000" w:rsidRPr="00000000" w14:paraId="00000062">
      <w:pPr>
        <w:numPr>
          <w:ilvl w:val="0"/>
          <w:numId w:val="9"/>
        </w:numPr>
        <w:spacing w:after="0" w:afterAutospacing="0"/>
        <w:ind w:left="720" w:hanging="360"/>
        <w:rPr>
          <w:u w:val="none"/>
        </w:rPr>
      </w:pPr>
      <w:r w:rsidDel="00000000" w:rsidR="00000000" w:rsidRPr="00000000">
        <w:rPr>
          <w:rtl w:val="0"/>
        </w:rPr>
        <w:t xml:space="preserve">Piazza duty (content + lost)</w:t>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GSI Support like meeting attendance, meeting conflicts, grading assignments, etc.</w:t>
      </w:r>
    </w:p>
    <w:p w:rsidR="00000000" w:rsidDel="00000000" w:rsidP="00000000" w:rsidRDefault="00000000" w:rsidRPr="00000000" w14:paraId="00000064">
      <w:pPr>
        <w:rPr/>
      </w:pPr>
      <w:r w:rsidDel="00000000" w:rsidR="00000000" w:rsidRPr="00000000">
        <w:rPr>
          <w:rtl w:val="0"/>
        </w:rPr>
        <w:t xml:space="preserve">Content &amp; Infrastructure</w:t>
      </w:r>
    </w:p>
    <w:p w:rsidR="00000000" w:rsidDel="00000000" w:rsidP="00000000" w:rsidRDefault="00000000" w:rsidRPr="00000000" w14:paraId="00000065">
      <w:pPr>
        <w:numPr>
          <w:ilvl w:val="0"/>
          <w:numId w:val="19"/>
        </w:numPr>
        <w:spacing w:after="0" w:afterAutospacing="0"/>
        <w:ind w:left="720" w:hanging="360"/>
      </w:pPr>
      <w:r w:rsidDel="00000000" w:rsidR="00000000" w:rsidRPr="00000000">
        <w:rPr>
          <w:rtl w:val="0"/>
        </w:rPr>
        <w:t xml:space="preserve">HW/Project/Lab Development and Release</w:t>
      </w:r>
    </w:p>
    <w:p w:rsidR="00000000" w:rsidDel="00000000" w:rsidP="00000000" w:rsidRDefault="00000000" w:rsidRPr="00000000" w14:paraId="00000066">
      <w:pPr>
        <w:numPr>
          <w:ilvl w:val="0"/>
          <w:numId w:val="21"/>
        </w:numPr>
        <w:spacing w:after="0" w:afterAutospacing="0"/>
        <w:ind w:left="720" w:hanging="360"/>
      </w:pPr>
      <w:r w:rsidDel="00000000" w:rsidR="00000000" w:rsidRPr="00000000">
        <w:rPr>
          <w:rtl w:val="0"/>
        </w:rPr>
        <w:t xml:space="preserve">Infrastructure (Website + Jupyter support)</w:t>
      </w:r>
    </w:p>
    <w:p w:rsidR="00000000" w:rsidDel="00000000" w:rsidP="00000000" w:rsidRDefault="00000000" w:rsidRPr="00000000" w14:paraId="00000067">
      <w:pPr>
        <w:numPr>
          <w:ilvl w:val="0"/>
          <w:numId w:val="1"/>
        </w:numPr>
        <w:spacing w:after="0" w:afterAutospacing="0"/>
        <w:ind w:left="720" w:hanging="360"/>
      </w:pPr>
      <w:r w:rsidDel="00000000" w:rsidR="00000000" w:rsidRPr="00000000">
        <w:rPr>
          <w:rtl w:val="0"/>
        </w:rPr>
        <w:t xml:space="preserve">Work with instructors/directors/pedagogy to see how lab assignment goals align with lab worksheet goals</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Piazza duty (content)</w:t>
      </w:r>
    </w:p>
    <w:p w:rsidR="00000000" w:rsidDel="00000000" w:rsidP="00000000" w:rsidRDefault="00000000" w:rsidRPr="00000000" w14:paraId="00000069">
      <w:pPr>
        <w:rPr/>
      </w:pPr>
      <w:r w:rsidDel="00000000" w:rsidR="00000000" w:rsidRPr="00000000">
        <w:rPr>
          <w:rtl w:val="0"/>
        </w:rPr>
        <w:t xml:space="preserve">Grading</w:t>
      </w:r>
    </w:p>
    <w:p w:rsidR="00000000" w:rsidDel="00000000" w:rsidP="00000000" w:rsidRDefault="00000000" w:rsidRPr="00000000" w14:paraId="0000006A">
      <w:pPr>
        <w:numPr>
          <w:ilvl w:val="0"/>
          <w:numId w:val="12"/>
        </w:numPr>
        <w:spacing w:after="0" w:afterAutospacing="0"/>
        <w:ind w:left="720" w:hanging="360"/>
      </w:pPr>
      <w:r w:rsidDel="00000000" w:rsidR="00000000" w:rsidRPr="00000000">
        <w:rPr>
          <w:rtl w:val="0"/>
        </w:rPr>
        <w:t xml:space="preserve">Assignment grading</w:t>
      </w:r>
    </w:p>
    <w:p w:rsidR="00000000" w:rsidDel="00000000" w:rsidP="00000000" w:rsidRDefault="00000000" w:rsidRPr="00000000" w14:paraId="0000006B">
      <w:pPr>
        <w:numPr>
          <w:ilvl w:val="0"/>
          <w:numId w:val="12"/>
        </w:numPr>
        <w:spacing w:after="0" w:afterAutospacing="0"/>
        <w:ind w:left="720" w:hanging="360"/>
        <w:rPr>
          <w:u w:val="none"/>
        </w:rPr>
      </w:pPr>
      <w:r w:rsidDel="00000000" w:rsidR="00000000" w:rsidRPr="00000000">
        <w:rPr>
          <w:rtl w:val="0"/>
        </w:rPr>
        <w:t xml:space="preserve">Autograder wrangling</w:t>
      </w:r>
    </w:p>
    <w:p w:rsidR="00000000" w:rsidDel="00000000" w:rsidP="00000000" w:rsidRDefault="00000000" w:rsidRPr="00000000" w14:paraId="0000006C">
      <w:pPr>
        <w:numPr>
          <w:ilvl w:val="0"/>
          <w:numId w:val="12"/>
        </w:numPr>
        <w:spacing w:after="0" w:afterAutospacing="0"/>
        <w:ind w:left="720" w:hanging="360"/>
        <w:rPr>
          <w:u w:val="none"/>
        </w:rPr>
      </w:pPr>
      <w:r w:rsidDel="00000000" w:rsidR="00000000" w:rsidRPr="00000000">
        <w:rPr>
          <w:rtl w:val="0"/>
        </w:rPr>
        <w:t xml:space="preserve">bCourses + grade summary</w:t>
      </w:r>
    </w:p>
    <w:p w:rsidR="00000000" w:rsidDel="00000000" w:rsidP="00000000" w:rsidRDefault="00000000" w:rsidRPr="00000000" w14:paraId="0000006D">
      <w:pPr>
        <w:numPr>
          <w:ilvl w:val="0"/>
          <w:numId w:val="12"/>
        </w:numPr>
        <w:spacing w:after="0" w:afterAutospacing="0"/>
        <w:ind w:left="720" w:hanging="360"/>
      </w:pPr>
      <w:r w:rsidDel="00000000" w:rsidR="00000000" w:rsidRPr="00000000">
        <w:rPr>
          <w:rtl w:val="0"/>
        </w:rPr>
        <w:t xml:space="preserve">Maintaining student grades, handling regrades</w:t>
      </w:r>
    </w:p>
    <w:p w:rsidR="00000000" w:rsidDel="00000000" w:rsidP="00000000" w:rsidRDefault="00000000" w:rsidRPr="00000000" w14:paraId="0000006E">
      <w:pPr>
        <w:numPr>
          <w:ilvl w:val="0"/>
          <w:numId w:val="12"/>
        </w:numPr>
        <w:spacing w:after="0" w:afterAutospacing="0"/>
        <w:ind w:left="720" w:hanging="360"/>
        <w:rPr>
          <w:u w:val="none"/>
        </w:rPr>
      </w:pPr>
      <w:r w:rsidDel="00000000" w:rsidR="00000000" w:rsidRPr="00000000">
        <w:rPr>
          <w:rtl w:val="0"/>
        </w:rPr>
        <w:t xml:space="preserve">Maintaining the overall grading structure (okpy, Gradescope)</w:t>
      </w:r>
    </w:p>
    <w:p w:rsidR="00000000" w:rsidDel="00000000" w:rsidP="00000000" w:rsidRDefault="00000000" w:rsidRPr="00000000" w14:paraId="0000006F">
      <w:pPr>
        <w:numPr>
          <w:ilvl w:val="0"/>
          <w:numId w:val="12"/>
        </w:numPr>
        <w:spacing w:after="0" w:afterAutospacing="0"/>
        <w:ind w:left="720" w:hanging="360"/>
        <w:rPr>
          <w:u w:val="none"/>
        </w:rPr>
      </w:pPr>
      <w:r w:rsidDel="00000000" w:rsidR="00000000" w:rsidRPr="00000000">
        <w:rPr>
          <w:rtl w:val="0"/>
        </w:rPr>
        <w:t xml:space="preserve">Piazza duty (grading)</w:t>
      </w:r>
    </w:p>
    <w:p w:rsidR="00000000" w:rsidDel="00000000" w:rsidP="00000000" w:rsidRDefault="00000000" w:rsidRPr="00000000" w14:paraId="00000070">
      <w:pPr>
        <w:numPr>
          <w:ilvl w:val="0"/>
          <w:numId w:val="26"/>
        </w:numPr>
        <w:ind w:left="720" w:hanging="360"/>
      </w:pPr>
      <w:r w:rsidDel="00000000" w:rsidR="00000000" w:rsidRPr="00000000">
        <w:rPr>
          <w:rtl w:val="0"/>
        </w:rPr>
        <w:t xml:space="preserve">Communicate between Tutor and Content to manage grading timelines/schedules</w:t>
      </w:r>
    </w:p>
    <w:p w:rsidR="00000000" w:rsidDel="00000000" w:rsidP="00000000" w:rsidRDefault="00000000" w:rsidRPr="00000000" w14:paraId="00000071">
      <w:pPr>
        <w:rPr/>
      </w:pPr>
      <w:r w:rsidDel="00000000" w:rsidR="00000000" w:rsidRPr="00000000">
        <w:rPr>
          <w:rtl w:val="0"/>
        </w:rPr>
        <w:t xml:space="preserve">Lab Logistics (new team in Spring 2020)</w:t>
      </w:r>
    </w:p>
    <w:p w:rsidR="00000000" w:rsidDel="00000000" w:rsidP="00000000" w:rsidRDefault="00000000" w:rsidRPr="00000000" w14:paraId="00000072">
      <w:pPr>
        <w:numPr>
          <w:ilvl w:val="0"/>
          <w:numId w:val="14"/>
        </w:numPr>
        <w:spacing w:after="0" w:afterAutospacing="0"/>
        <w:ind w:left="720" w:hanging="360"/>
      </w:pPr>
      <w:r w:rsidDel="00000000" w:rsidR="00000000" w:rsidRPr="00000000">
        <w:rPr>
          <w:rtl w:val="0"/>
        </w:rPr>
        <w:t xml:space="preserve">LA Hiring</w:t>
      </w:r>
    </w:p>
    <w:p w:rsidR="00000000" w:rsidDel="00000000" w:rsidP="00000000" w:rsidRDefault="00000000" w:rsidRPr="00000000" w14:paraId="00000073">
      <w:pPr>
        <w:numPr>
          <w:ilvl w:val="0"/>
          <w:numId w:val="14"/>
        </w:numPr>
        <w:spacing w:after="0" w:afterAutospacing="0"/>
        <w:ind w:left="720" w:hanging="360"/>
        <w:rPr>
          <w:u w:val="none"/>
        </w:rPr>
      </w:pPr>
      <w:r w:rsidDel="00000000" w:rsidR="00000000" w:rsidRPr="00000000">
        <w:rPr>
          <w:rtl w:val="0"/>
        </w:rPr>
        <w:t xml:space="preserve">LA/Lab assignments and Orientation</w:t>
      </w:r>
    </w:p>
    <w:p w:rsidR="00000000" w:rsidDel="00000000" w:rsidP="00000000" w:rsidRDefault="00000000" w:rsidRPr="00000000" w14:paraId="00000074">
      <w:pPr>
        <w:numPr>
          <w:ilvl w:val="0"/>
          <w:numId w:val="14"/>
        </w:numPr>
        <w:spacing w:after="0" w:afterAutospacing="0"/>
        <w:ind w:left="720" w:hanging="360"/>
        <w:rPr>
          <w:u w:val="none"/>
        </w:rPr>
      </w:pPr>
      <w:r w:rsidDel="00000000" w:rsidR="00000000" w:rsidRPr="00000000">
        <w:rPr>
          <w:rtl w:val="0"/>
        </w:rPr>
        <w:t xml:space="preserve">LA meetings</w:t>
      </w:r>
    </w:p>
    <w:p w:rsidR="00000000" w:rsidDel="00000000" w:rsidP="00000000" w:rsidRDefault="00000000" w:rsidRPr="00000000" w14:paraId="00000075">
      <w:pPr>
        <w:numPr>
          <w:ilvl w:val="0"/>
          <w:numId w:val="14"/>
        </w:numPr>
        <w:spacing w:after="0" w:afterAutospacing="0"/>
        <w:ind w:left="720" w:hanging="360"/>
        <w:rPr>
          <w:u w:val="none"/>
        </w:rPr>
      </w:pPr>
      <w:r w:rsidDel="00000000" w:rsidR="00000000" w:rsidRPr="00000000">
        <w:rPr>
          <w:rtl w:val="0"/>
        </w:rPr>
        <w:t xml:space="preserve">General LA Support</w:t>
      </w:r>
    </w:p>
    <w:p w:rsidR="00000000" w:rsidDel="00000000" w:rsidP="00000000" w:rsidRDefault="00000000" w:rsidRPr="00000000" w14:paraId="00000076">
      <w:pPr>
        <w:numPr>
          <w:ilvl w:val="0"/>
          <w:numId w:val="14"/>
        </w:numPr>
        <w:spacing w:after="0" w:afterAutospacing="0"/>
        <w:ind w:left="720" w:hanging="360"/>
        <w:rPr>
          <w:u w:val="none"/>
        </w:rPr>
      </w:pPr>
      <w:r w:rsidDel="00000000" w:rsidR="00000000" w:rsidRPr="00000000">
        <w:rPr>
          <w:rtl w:val="0"/>
        </w:rPr>
        <w:t xml:space="preserve">LA evaluations</w:t>
      </w:r>
    </w:p>
    <w:p w:rsidR="00000000" w:rsidDel="00000000" w:rsidP="00000000" w:rsidRDefault="00000000" w:rsidRPr="00000000" w14:paraId="00000077">
      <w:pPr>
        <w:numPr>
          <w:ilvl w:val="0"/>
          <w:numId w:val="14"/>
        </w:numPr>
        <w:spacing w:after="0" w:afterAutospacing="0"/>
        <w:ind w:left="720" w:hanging="360"/>
        <w:rPr>
          <w:u w:val="none"/>
        </w:rPr>
      </w:pPr>
      <w:r w:rsidDel="00000000" w:rsidR="00000000" w:rsidRPr="00000000">
        <w:rPr>
          <w:rtl w:val="0"/>
        </w:rPr>
        <w:t xml:space="preserve">Piazza duty (LAs)</w:t>
      </w:r>
    </w:p>
    <w:p w:rsidR="00000000" w:rsidDel="00000000" w:rsidP="00000000" w:rsidRDefault="00000000" w:rsidRPr="00000000" w14:paraId="00000078">
      <w:pPr>
        <w:numPr>
          <w:ilvl w:val="0"/>
          <w:numId w:val="14"/>
        </w:numPr>
        <w:spacing w:after="0" w:afterAutospacing="0"/>
        <w:ind w:left="720" w:hanging="360"/>
        <w:rPr>
          <w:u w:val="none"/>
        </w:rPr>
      </w:pPr>
      <w:r w:rsidDel="00000000" w:rsidR="00000000" w:rsidRPr="00000000">
        <w:rPr>
          <w:rtl w:val="0"/>
        </w:rPr>
        <w:t xml:space="preserve">Lab assignments, lab shadowing</w:t>
      </w:r>
    </w:p>
    <w:p w:rsidR="00000000" w:rsidDel="00000000" w:rsidP="00000000" w:rsidRDefault="00000000" w:rsidRPr="00000000" w14:paraId="00000079">
      <w:pPr>
        <w:numPr>
          <w:ilvl w:val="0"/>
          <w:numId w:val="14"/>
        </w:numPr>
        <w:spacing w:after="0" w:afterAutospacing="0"/>
        <w:ind w:left="720" w:hanging="360"/>
        <w:rPr>
          <w:u w:val="none"/>
        </w:rPr>
      </w:pPr>
      <w:r w:rsidDel="00000000" w:rsidR="00000000" w:rsidRPr="00000000">
        <w:rPr>
          <w:rtl w:val="0"/>
        </w:rPr>
        <w:t xml:space="preserve">Worksheet printing and delivery</w:t>
      </w:r>
    </w:p>
    <w:p w:rsidR="00000000" w:rsidDel="00000000" w:rsidP="00000000" w:rsidRDefault="00000000" w:rsidRPr="00000000" w14:paraId="0000007A">
      <w:pPr>
        <w:numPr>
          <w:ilvl w:val="0"/>
          <w:numId w:val="14"/>
        </w:numPr>
        <w:spacing w:after="0" w:afterAutospacing="0"/>
        <w:ind w:left="720" w:hanging="360"/>
        <w:rPr>
          <w:u w:val="none"/>
        </w:rPr>
      </w:pPr>
      <w:r w:rsidDel="00000000" w:rsidR="00000000" w:rsidRPr="00000000">
        <w:rPr>
          <w:rtl w:val="0"/>
        </w:rPr>
        <w:t xml:space="preserve">Maintaining lab prep posts</w:t>
      </w:r>
    </w:p>
    <w:p w:rsidR="00000000" w:rsidDel="00000000" w:rsidP="00000000" w:rsidRDefault="00000000" w:rsidRPr="00000000" w14:paraId="0000007B">
      <w:pPr>
        <w:numPr>
          <w:ilvl w:val="0"/>
          <w:numId w:val="14"/>
        </w:numPr>
        <w:ind w:left="720" w:hanging="360"/>
        <w:rPr>
          <w:u w:val="none"/>
        </w:rPr>
      </w:pPr>
      <w:r w:rsidDel="00000000" w:rsidR="00000000" w:rsidRPr="00000000">
        <w:rPr>
          <w:rtl w:val="0"/>
        </w:rPr>
        <w:t xml:space="preserve">Lab check offs</w:t>
      </w:r>
    </w:p>
    <w:p w:rsidR="00000000" w:rsidDel="00000000" w:rsidP="00000000" w:rsidRDefault="00000000" w:rsidRPr="00000000" w14:paraId="0000007C">
      <w:pPr>
        <w:rPr/>
      </w:pPr>
      <w:r w:rsidDel="00000000" w:rsidR="00000000" w:rsidRPr="00000000">
        <w:rPr>
          <w:rtl w:val="0"/>
        </w:rPr>
        <w:t xml:space="preserve">Tutor Support</w:t>
      </w:r>
    </w:p>
    <w:p w:rsidR="00000000" w:rsidDel="00000000" w:rsidP="00000000" w:rsidRDefault="00000000" w:rsidRPr="00000000" w14:paraId="0000007D">
      <w:pPr>
        <w:numPr>
          <w:ilvl w:val="0"/>
          <w:numId w:val="4"/>
        </w:numPr>
        <w:spacing w:after="0" w:afterAutospacing="0"/>
        <w:ind w:left="720" w:hanging="360"/>
      </w:pPr>
      <w:r w:rsidDel="00000000" w:rsidR="00000000" w:rsidRPr="00000000">
        <w:rPr>
          <w:rtl w:val="0"/>
        </w:rPr>
        <w:t xml:space="preserve">Tutor Support (all tutor management and logistics and signups)</w:t>
      </w:r>
    </w:p>
    <w:p w:rsidR="00000000" w:rsidDel="00000000" w:rsidP="00000000" w:rsidRDefault="00000000" w:rsidRPr="00000000" w14:paraId="0000007E">
      <w:pPr>
        <w:numPr>
          <w:ilvl w:val="0"/>
          <w:numId w:val="4"/>
        </w:numPr>
        <w:spacing w:after="0" w:afterAutospacing="0"/>
        <w:ind w:left="720" w:hanging="360"/>
        <w:rPr>
          <w:u w:val="none"/>
        </w:rPr>
      </w:pPr>
      <w:r w:rsidDel="00000000" w:rsidR="00000000" w:rsidRPr="00000000">
        <w:rPr>
          <w:rtl w:val="0"/>
        </w:rPr>
        <w:t xml:space="preserve">Manage tutor grading schedule</w:t>
      </w:r>
    </w:p>
    <w:p w:rsidR="00000000" w:rsidDel="00000000" w:rsidP="00000000" w:rsidRDefault="00000000" w:rsidRPr="00000000" w14:paraId="0000007F">
      <w:pPr>
        <w:numPr>
          <w:ilvl w:val="0"/>
          <w:numId w:val="4"/>
        </w:numPr>
        <w:spacing w:after="0" w:afterAutospacing="0"/>
        <w:ind w:left="720" w:hanging="360"/>
        <w:rPr>
          <w:u w:val="none"/>
        </w:rPr>
      </w:pPr>
      <w:r w:rsidDel="00000000" w:rsidR="00000000" w:rsidRPr="00000000">
        <w:rPr>
          <w:rtl w:val="0"/>
        </w:rPr>
        <w:t xml:space="preserve">Tutor section assignment</w:t>
      </w:r>
    </w:p>
    <w:p w:rsidR="00000000" w:rsidDel="00000000" w:rsidP="00000000" w:rsidRDefault="00000000" w:rsidRPr="00000000" w14:paraId="00000080">
      <w:pPr>
        <w:numPr>
          <w:ilvl w:val="0"/>
          <w:numId w:val="4"/>
        </w:numPr>
        <w:spacing w:after="0" w:afterAutospacing="0"/>
        <w:ind w:left="720" w:hanging="360"/>
      </w:pPr>
      <w:r w:rsidDel="00000000" w:rsidR="00000000" w:rsidRPr="00000000">
        <w:rPr>
          <w:rtl w:val="0"/>
        </w:rPr>
        <w:t xml:space="preserve">Lead weekly tutor meetings</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Piazza duty (tutors)</w:t>
      </w:r>
    </w:p>
    <w:p w:rsidR="00000000" w:rsidDel="00000000" w:rsidP="00000000" w:rsidRDefault="00000000" w:rsidRPr="00000000" w14:paraId="00000082">
      <w:pPr>
        <w:rPr/>
      </w:pPr>
      <w:r w:rsidDel="00000000" w:rsidR="00000000" w:rsidRPr="00000000">
        <w:rPr>
          <w:rtl w:val="0"/>
        </w:rPr>
        <w:t xml:space="preserve">Logistics &amp; Communications</w:t>
      </w:r>
    </w:p>
    <w:p w:rsidR="00000000" w:rsidDel="00000000" w:rsidP="00000000" w:rsidRDefault="00000000" w:rsidRPr="00000000" w14:paraId="00000083">
      <w:pPr>
        <w:numPr>
          <w:ilvl w:val="0"/>
          <w:numId w:val="5"/>
        </w:numPr>
        <w:spacing w:after="0" w:afterAutospacing="0"/>
        <w:ind w:left="720" w:hanging="360"/>
      </w:pPr>
      <w:r w:rsidDel="00000000" w:rsidR="00000000" w:rsidRPr="00000000">
        <w:rPr>
          <w:rtl w:val="0"/>
        </w:rPr>
        <w:t xml:space="preserve">General class logistics (Reserving rooms, midterm/final logistics, keycard access, etc)</w:t>
      </w:r>
    </w:p>
    <w:p w:rsidR="00000000" w:rsidDel="00000000" w:rsidP="00000000" w:rsidRDefault="00000000" w:rsidRPr="00000000" w14:paraId="00000084">
      <w:pPr>
        <w:numPr>
          <w:ilvl w:val="0"/>
          <w:numId w:val="5"/>
        </w:numPr>
        <w:spacing w:after="0" w:afterAutospacing="0"/>
        <w:ind w:left="720" w:hanging="360"/>
      </w:pPr>
      <w:r w:rsidDel="00000000" w:rsidR="00000000" w:rsidRPr="00000000">
        <w:rPr>
          <w:rtl w:val="0"/>
        </w:rPr>
        <w:t xml:space="preserve">Audit student enrollment</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Help with tutor/LA assignments</w:t>
      </w:r>
    </w:p>
    <w:p w:rsidR="00000000" w:rsidDel="00000000" w:rsidP="00000000" w:rsidRDefault="00000000" w:rsidRPr="00000000" w14:paraId="00000086">
      <w:pPr>
        <w:numPr>
          <w:ilvl w:val="0"/>
          <w:numId w:val="5"/>
        </w:numPr>
        <w:spacing w:after="0" w:afterAutospacing="0"/>
        <w:ind w:left="720" w:hanging="360"/>
      </w:pPr>
      <w:r w:rsidDel="00000000" w:rsidR="00000000" w:rsidRPr="00000000">
        <w:rPr>
          <w:rtl w:val="0"/>
        </w:rPr>
        <w:t xml:space="preserve">Student communications</w:t>
      </w:r>
    </w:p>
    <w:p w:rsidR="00000000" w:rsidDel="00000000" w:rsidP="00000000" w:rsidRDefault="00000000" w:rsidRPr="00000000" w14:paraId="00000087">
      <w:pPr>
        <w:numPr>
          <w:ilvl w:val="0"/>
          <w:numId w:val="5"/>
        </w:numPr>
        <w:spacing w:after="0" w:afterAutospacing="0"/>
        <w:ind w:left="720" w:hanging="360"/>
      </w:pPr>
      <w:r w:rsidDel="00000000" w:rsidR="00000000" w:rsidRPr="00000000">
        <w:rPr>
          <w:rtl w:val="0"/>
        </w:rPr>
        <w:t xml:space="preserve">Maintain handbooks/heritability of course</w:t>
      </w:r>
    </w:p>
    <w:p w:rsidR="00000000" w:rsidDel="00000000" w:rsidP="00000000" w:rsidRDefault="00000000" w:rsidRPr="00000000" w14:paraId="00000088">
      <w:pPr>
        <w:numPr>
          <w:ilvl w:val="0"/>
          <w:numId w:val="5"/>
        </w:numPr>
        <w:spacing w:after="0" w:afterAutospacing="0"/>
        <w:ind w:left="720" w:hanging="360"/>
        <w:rPr>
          <w:u w:val="none"/>
        </w:rPr>
      </w:pPr>
      <w:r w:rsidDel="00000000" w:rsidR="00000000" w:rsidRPr="00000000">
        <w:rPr>
          <w:rtl w:val="0"/>
        </w:rPr>
        <w:t xml:space="preserve">Piazza duty (logistics)</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Worksheet delivery</w:t>
      </w:r>
    </w:p>
    <w:p w:rsidR="00000000" w:rsidDel="00000000" w:rsidP="00000000" w:rsidRDefault="00000000" w:rsidRPr="00000000" w14:paraId="0000008A">
      <w:pPr>
        <w:rPr/>
      </w:pPr>
      <w:r w:rsidDel="00000000" w:rsidR="00000000" w:rsidRPr="00000000">
        <w:rPr>
          <w:rtl w:val="0"/>
        </w:rPr>
        <w:t xml:space="preserve">Pedagogy</w:t>
      </w:r>
    </w:p>
    <w:p w:rsidR="00000000" w:rsidDel="00000000" w:rsidP="00000000" w:rsidRDefault="00000000" w:rsidRPr="00000000" w14:paraId="0000008B">
      <w:pPr>
        <w:numPr>
          <w:ilvl w:val="0"/>
          <w:numId w:val="8"/>
        </w:numPr>
        <w:spacing w:after="0" w:afterAutospacing="0"/>
        <w:ind w:left="720" w:hanging="360"/>
      </w:pPr>
      <w:r w:rsidDel="00000000" w:rsidR="00000000" w:rsidRPr="00000000">
        <w:rPr>
          <w:rtl w:val="0"/>
        </w:rPr>
        <w:t xml:space="preserve">Assignment creation</w:t>
      </w:r>
    </w:p>
    <w:p w:rsidR="00000000" w:rsidDel="00000000" w:rsidP="00000000" w:rsidRDefault="00000000" w:rsidRPr="00000000" w14:paraId="0000008C">
      <w:pPr>
        <w:numPr>
          <w:ilvl w:val="0"/>
          <w:numId w:val="8"/>
        </w:numPr>
        <w:spacing w:after="0" w:afterAutospacing="0"/>
        <w:ind w:left="720" w:hanging="360"/>
        <w:rPr>
          <w:u w:val="none"/>
        </w:rPr>
      </w:pPr>
      <w:r w:rsidDel="00000000" w:rsidR="00000000" w:rsidRPr="00000000">
        <w:rPr>
          <w:rtl w:val="0"/>
        </w:rPr>
        <w:t xml:space="preserve">Exam writing</w:t>
      </w:r>
    </w:p>
    <w:p w:rsidR="00000000" w:rsidDel="00000000" w:rsidP="00000000" w:rsidRDefault="00000000" w:rsidRPr="00000000" w14:paraId="0000008D">
      <w:pPr>
        <w:numPr>
          <w:ilvl w:val="0"/>
          <w:numId w:val="8"/>
        </w:numPr>
        <w:spacing w:after="0" w:afterAutospacing="0"/>
        <w:ind w:left="720" w:hanging="360"/>
        <w:rPr>
          <w:u w:val="none"/>
        </w:rPr>
      </w:pPr>
      <w:r w:rsidDel="00000000" w:rsidR="00000000" w:rsidRPr="00000000">
        <w:rPr>
          <w:rtl w:val="0"/>
        </w:rPr>
        <w:t xml:space="preserve">Help new GSIs teach</w:t>
      </w:r>
    </w:p>
    <w:p w:rsidR="00000000" w:rsidDel="00000000" w:rsidP="00000000" w:rsidRDefault="00000000" w:rsidRPr="00000000" w14:paraId="0000008E">
      <w:pPr>
        <w:numPr>
          <w:ilvl w:val="0"/>
          <w:numId w:val="8"/>
        </w:numPr>
        <w:spacing w:after="0" w:afterAutospacing="0"/>
        <w:ind w:left="720" w:hanging="360"/>
        <w:rPr>
          <w:u w:val="none"/>
        </w:rPr>
      </w:pPr>
      <w:r w:rsidDel="00000000" w:rsidR="00000000" w:rsidRPr="00000000">
        <w:rPr>
          <w:rtl w:val="0"/>
        </w:rPr>
        <w:t xml:space="preserve">Help tutors teach</w:t>
      </w:r>
    </w:p>
    <w:p w:rsidR="00000000" w:rsidDel="00000000" w:rsidP="00000000" w:rsidRDefault="00000000" w:rsidRPr="00000000" w14:paraId="0000008F">
      <w:pPr>
        <w:numPr>
          <w:ilvl w:val="0"/>
          <w:numId w:val="8"/>
        </w:numPr>
        <w:spacing w:after="0" w:afterAutospacing="0"/>
        <w:ind w:left="720" w:hanging="360"/>
        <w:rPr>
          <w:u w:val="none"/>
        </w:rPr>
      </w:pPr>
      <w:r w:rsidDel="00000000" w:rsidR="00000000" w:rsidRPr="00000000">
        <w:rPr>
          <w:rtl w:val="0"/>
        </w:rPr>
        <w:t xml:space="preserve">Work with LA Support</w:t>
      </w:r>
    </w:p>
    <w:p w:rsidR="00000000" w:rsidDel="00000000" w:rsidP="00000000" w:rsidRDefault="00000000" w:rsidRPr="00000000" w14:paraId="00000090">
      <w:pPr>
        <w:numPr>
          <w:ilvl w:val="0"/>
          <w:numId w:val="8"/>
        </w:numPr>
        <w:spacing w:after="0" w:afterAutospacing="0"/>
        <w:ind w:left="720" w:hanging="360"/>
        <w:rPr>
          <w:u w:val="none"/>
        </w:rPr>
      </w:pPr>
      <w:r w:rsidDel="00000000" w:rsidR="00000000" w:rsidRPr="00000000">
        <w:rPr>
          <w:rtl w:val="0"/>
        </w:rPr>
        <w:t xml:space="preserve">Worksheet printing</w:t>
      </w:r>
    </w:p>
    <w:p w:rsidR="00000000" w:rsidDel="00000000" w:rsidP="00000000" w:rsidRDefault="00000000" w:rsidRPr="00000000" w14:paraId="00000091">
      <w:pPr>
        <w:numPr>
          <w:ilvl w:val="0"/>
          <w:numId w:val="8"/>
        </w:numPr>
        <w:ind w:left="720" w:hanging="360"/>
        <w:rPr>
          <w:u w:val="none"/>
        </w:rPr>
      </w:pPr>
      <w:r w:rsidDel="00000000" w:rsidR="00000000" w:rsidRPr="00000000">
        <w:rPr>
          <w:rtl w:val="0"/>
        </w:rPr>
        <w:t xml:space="preserve">Piazza duty (content)</w:t>
      </w:r>
    </w:p>
    <w:p w:rsidR="00000000" w:rsidDel="00000000" w:rsidP="00000000" w:rsidRDefault="00000000" w:rsidRPr="00000000" w14:paraId="00000092">
      <w:pPr>
        <w:pStyle w:val="Heading2"/>
        <w:rPr/>
      </w:pPr>
      <w:bookmarkStart w:colFirst="0" w:colLast="0" w:name="_i49wx3cfhi3r" w:id="5"/>
      <w:bookmarkEnd w:id="5"/>
      <w:r w:rsidDel="00000000" w:rsidR="00000000" w:rsidRPr="00000000">
        <w:rPr>
          <w:rtl w:val="0"/>
        </w:rPr>
        <w:t xml:space="preserve">uGSI, new (8)</w:t>
      </w:r>
    </w:p>
    <w:p w:rsidR="00000000" w:rsidDel="00000000" w:rsidP="00000000" w:rsidRDefault="00000000" w:rsidRPr="00000000" w14:paraId="00000093">
      <w:pPr>
        <w:numPr>
          <w:ilvl w:val="0"/>
          <w:numId w:val="16"/>
        </w:numPr>
        <w:spacing w:after="0" w:afterAutospacing="0"/>
        <w:ind w:left="720" w:hanging="360"/>
        <w:rPr>
          <w:u w:val="none"/>
        </w:rPr>
      </w:pPr>
      <w:r w:rsidDel="00000000" w:rsidR="00000000" w:rsidRPr="00000000">
        <w:rPr>
          <w:rtl w:val="0"/>
        </w:rPr>
        <w:t xml:space="preserve">Lab section (2)</w:t>
      </w:r>
    </w:p>
    <w:p w:rsidR="00000000" w:rsidDel="00000000" w:rsidP="00000000" w:rsidRDefault="00000000" w:rsidRPr="00000000" w14:paraId="00000094">
      <w:pPr>
        <w:numPr>
          <w:ilvl w:val="0"/>
          <w:numId w:val="16"/>
        </w:numPr>
        <w:spacing w:after="0" w:afterAutospacing="0"/>
        <w:ind w:left="720" w:hanging="360"/>
        <w:rPr>
          <w:u w:val="none"/>
        </w:rPr>
      </w:pPr>
      <w:r w:rsidDel="00000000" w:rsidR="00000000" w:rsidRPr="00000000">
        <w:rPr>
          <w:rtl w:val="0"/>
        </w:rPr>
        <w:t xml:space="preserve">Tutor mentoring/Office hours (1)</w:t>
      </w:r>
    </w:p>
    <w:p w:rsidR="00000000" w:rsidDel="00000000" w:rsidP="00000000" w:rsidRDefault="00000000" w:rsidRPr="00000000" w14:paraId="00000095">
      <w:pPr>
        <w:numPr>
          <w:ilvl w:val="0"/>
          <w:numId w:val="16"/>
        </w:numPr>
        <w:spacing w:after="0" w:afterAutospacing="0"/>
        <w:ind w:left="720" w:hanging="360"/>
        <w:rPr>
          <w:u w:val="none"/>
        </w:rPr>
      </w:pPr>
      <w:r w:rsidDel="00000000" w:rsidR="00000000" w:rsidRPr="00000000">
        <w:rPr>
          <w:rtl w:val="0"/>
        </w:rPr>
        <w:t xml:space="preserve">Staff meeting (1)</w:t>
      </w:r>
    </w:p>
    <w:p w:rsidR="00000000" w:rsidDel="00000000" w:rsidP="00000000" w:rsidRDefault="00000000" w:rsidRPr="00000000" w14:paraId="00000096">
      <w:pPr>
        <w:numPr>
          <w:ilvl w:val="0"/>
          <w:numId w:val="16"/>
        </w:numPr>
        <w:spacing w:after="0" w:afterAutospacing="0"/>
        <w:ind w:left="720" w:hanging="360"/>
        <w:rPr>
          <w:u w:val="none"/>
        </w:rPr>
      </w:pPr>
      <w:r w:rsidDel="00000000" w:rsidR="00000000" w:rsidRPr="00000000">
        <w:rPr>
          <w:rtl w:val="0"/>
        </w:rPr>
        <w:t xml:space="preserve">Pedagogy/New GSI meeting (1)</w:t>
      </w:r>
    </w:p>
    <w:p w:rsidR="00000000" w:rsidDel="00000000" w:rsidP="00000000" w:rsidRDefault="00000000" w:rsidRPr="00000000" w14:paraId="00000097">
      <w:pPr>
        <w:numPr>
          <w:ilvl w:val="0"/>
          <w:numId w:val="16"/>
        </w:numPr>
        <w:spacing w:after="0" w:afterAutospacing="0"/>
        <w:ind w:left="720" w:hanging="360"/>
        <w:rPr>
          <w:u w:val="none"/>
        </w:rPr>
      </w:pPr>
      <w:r w:rsidDel="00000000" w:rsidR="00000000" w:rsidRPr="00000000">
        <w:rPr>
          <w:rtl w:val="0"/>
        </w:rPr>
        <w:t xml:space="preserve">Preparation (2)</w:t>
      </w:r>
    </w:p>
    <w:p w:rsidR="00000000" w:rsidDel="00000000" w:rsidP="00000000" w:rsidRDefault="00000000" w:rsidRPr="00000000" w14:paraId="00000098">
      <w:pPr>
        <w:numPr>
          <w:ilvl w:val="1"/>
          <w:numId w:val="16"/>
        </w:numPr>
        <w:spacing w:after="0" w:afterAutospacing="0"/>
        <w:ind w:left="1440" w:hanging="360"/>
        <w:rPr>
          <w:u w:val="none"/>
        </w:rPr>
      </w:pPr>
      <w:r w:rsidDel="00000000" w:rsidR="00000000" w:rsidRPr="00000000">
        <w:rPr>
          <w:rtl w:val="0"/>
        </w:rPr>
        <w:t xml:space="preserve">Review material being covered in lectures that week</w:t>
      </w:r>
    </w:p>
    <w:p w:rsidR="00000000" w:rsidDel="00000000" w:rsidP="00000000" w:rsidRDefault="00000000" w:rsidRPr="00000000" w14:paraId="00000099">
      <w:pPr>
        <w:numPr>
          <w:ilvl w:val="1"/>
          <w:numId w:val="16"/>
        </w:numPr>
        <w:spacing w:after="0" w:afterAutospacing="0"/>
        <w:ind w:left="1440" w:hanging="360"/>
        <w:rPr>
          <w:u w:val="none"/>
        </w:rPr>
      </w:pPr>
      <w:r w:rsidDel="00000000" w:rsidR="00000000" w:rsidRPr="00000000">
        <w:rPr>
          <w:rtl w:val="0"/>
        </w:rPr>
        <w:t xml:space="preserve">Lab discussion worksheet</w:t>
      </w:r>
    </w:p>
    <w:p w:rsidR="00000000" w:rsidDel="00000000" w:rsidP="00000000" w:rsidRDefault="00000000" w:rsidRPr="00000000" w14:paraId="0000009A">
      <w:pPr>
        <w:numPr>
          <w:ilvl w:val="1"/>
          <w:numId w:val="16"/>
        </w:numPr>
        <w:spacing w:after="0" w:afterAutospacing="0"/>
        <w:ind w:left="1440" w:hanging="360"/>
        <w:rPr>
          <w:u w:val="none"/>
        </w:rPr>
      </w:pPr>
      <w:r w:rsidDel="00000000" w:rsidR="00000000" w:rsidRPr="00000000">
        <w:rPr>
          <w:rtl w:val="0"/>
        </w:rPr>
        <w:t xml:space="preserve">Work through/familiarize self with the lab assignment</w:t>
      </w:r>
    </w:p>
    <w:p w:rsidR="00000000" w:rsidDel="00000000" w:rsidP="00000000" w:rsidRDefault="00000000" w:rsidRPr="00000000" w14:paraId="0000009B">
      <w:pPr>
        <w:numPr>
          <w:ilvl w:val="1"/>
          <w:numId w:val="16"/>
        </w:numPr>
        <w:spacing w:after="0" w:afterAutospacing="0"/>
        <w:ind w:left="1440" w:hanging="360"/>
        <w:rPr>
          <w:u w:val="none"/>
        </w:rPr>
      </w:pPr>
      <w:r w:rsidDel="00000000" w:rsidR="00000000" w:rsidRPr="00000000">
        <w:rPr>
          <w:rtl w:val="0"/>
        </w:rPr>
        <w:t xml:space="preserve">Tutoring section worksheet</w:t>
      </w:r>
    </w:p>
    <w:p w:rsidR="00000000" w:rsidDel="00000000" w:rsidP="00000000" w:rsidRDefault="00000000" w:rsidRPr="00000000" w14:paraId="0000009C">
      <w:pPr>
        <w:numPr>
          <w:ilvl w:val="1"/>
          <w:numId w:val="16"/>
        </w:numPr>
        <w:spacing w:after="0" w:afterAutospacing="0"/>
        <w:ind w:left="1440" w:hanging="360"/>
        <w:rPr>
          <w:u w:val="none"/>
        </w:rPr>
      </w:pPr>
      <w:r w:rsidDel="00000000" w:rsidR="00000000" w:rsidRPr="00000000">
        <w:rPr>
          <w:rtl w:val="0"/>
        </w:rPr>
        <w:t xml:space="preserve">Weekly homework/project</w:t>
      </w:r>
    </w:p>
    <w:p w:rsidR="00000000" w:rsidDel="00000000" w:rsidP="00000000" w:rsidRDefault="00000000" w:rsidRPr="00000000" w14:paraId="0000009D">
      <w:pPr>
        <w:numPr>
          <w:ilvl w:val="0"/>
          <w:numId w:val="16"/>
        </w:numPr>
        <w:spacing w:after="0" w:afterAutospacing="0"/>
        <w:ind w:left="720" w:hanging="360"/>
        <w:rPr>
          <w:u w:val="none"/>
        </w:rPr>
      </w:pPr>
      <w:r w:rsidDel="00000000" w:rsidR="00000000" w:rsidRPr="00000000">
        <w:rPr>
          <w:rtl w:val="0"/>
        </w:rPr>
        <w:t xml:space="preserve">Other (1, spread out through the semester)</w:t>
      </w:r>
    </w:p>
    <w:p w:rsidR="00000000" w:rsidDel="00000000" w:rsidP="00000000" w:rsidRDefault="00000000" w:rsidRPr="00000000" w14:paraId="0000009E">
      <w:pPr>
        <w:numPr>
          <w:ilvl w:val="1"/>
          <w:numId w:val="16"/>
        </w:numPr>
        <w:spacing w:after="0" w:afterAutospacing="0"/>
        <w:ind w:left="1440" w:hanging="360"/>
        <w:rPr>
          <w:u w:val="none"/>
        </w:rPr>
      </w:pPr>
      <w:r w:rsidDel="00000000" w:rsidR="00000000" w:rsidRPr="00000000">
        <w:rPr>
          <w:rtl w:val="0"/>
        </w:rPr>
        <w:t xml:space="preserve">Proctoring and grading for exams</w:t>
      </w:r>
    </w:p>
    <w:p w:rsidR="00000000" w:rsidDel="00000000" w:rsidP="00000000" w:rsidRDefault="00000000" w:rsidRPr="00000000" w14:paraId="0000009F">
      <w:pPr>
        <w:numPr>
          <w:ilvl w:val="1"/>
          <w:numId w:val="16"/>
        </w:numPr>
        <w:spacing w:after="0" w:afterAutospacing="0"/>
        <w:ind w:left="1440" w:hanging="360"/>
        <w:rPr>
          <w:u w:val="none"/>
        </w:rPr>
      </w:pPr>
      <w:r w:rsidDel="00000000" w:rsidR="00000000" w:rsidRPr="00000000">
        <w:rPr>
          <w:rtl w:val="0"/>
        </w:rPr>
        <w:t xml:space="preserve">Grading logistics</w:t>
      </w:r>
    </w:p>
    <w:p w:rsidR="00000000" w:rsidDel="00000000" w:rsidP="00000000" w:rsidRDefault="00000000" w:rsidRPr="00000000" w14:paraId="000000A0">
      <w:pPr>
        <w:numPr>
          <w:ilvl w:val="1"/>
          <w:numId w:val="16"/>
        </w:numPr>
        <w:ind w:left="1440" w:hanging="360"/>
        <w:rPr>
          <w:u w:val="none"/>
        </w:rPr>
      </w:pPr>
      <w:r w:rsidDel="00000000" w:rsidR="00000000" w:rsidRPr="00000000">
        <w:rPr>
          <w:rtl w:val="0"/>
        </w:rPr>
        <w:t xml:space="preserve">Lab assistant management</w:t>
      </w:r>
    </w:p>
    <w:p w:rsidR="00000000" w:rsidDel="00000000" w:rsidP="00000000" w:rsidRDefault="00000000" w:rsidRPr="00000000" w14:paraId="000000A1">
      <w:pPr>
        <w:pStyle w:val="Heading2"/>
        <w:rPr/>
      </w:pPr>
      <w:bookmarkStart w:colFirst="0" w:colLast="0" w:name="_rgu8m8o6xwe" w:id="6"/>
      <w:bookmarkEnd w:id="6"/>
      <w:r w:rsidDel="00000000" w:rsidR="00000000" w:rsidRPr="00000000">
        <w:rPr>
          <w:rtl w:val="0"/>
        </w:rPr>
        <w:t xml:space="preserve">uGSI, returning (8)</w:t>
      </w:r>
    </w:p>
    <w:p w:rsidR="00000000" w:rsidDel="00000000" w:rsidP="00000000" w:rsidRDefault="00000000" w:rsidRPr="00000000" w14:paraId="000000A2">
      <w:pPr>
        <w:numPr>
          <w:ilvl w:val="0"/>
          <w:numId w:val="11"/>
        </w:numPr>
        <w:spacing w:after="0" w:afterAutospacing="0"/>
        <w:ind w:left="720" w:hanging="360"/>
        <w:rPr>
          <w:u w:val="none"/>
        </w:rPr>
      </w:pPr>
      <w:r w:rsidDel="00000000" w:rsidR="00000000" w:rsidRPr="00000000">
        <w:rPr>
          <w:rtl w:val="0"/>
        </w:rPr>
        <w:t xml:space="preserve">Lab section (2)</w:t>
      </w:r>
    </w:p>
    <w:p w:rsidR="00000000" w:rsidDel="00000000" w:rsidP="00000000" w:rsidRDefault="00000000" w:rsidRPr="00000000" w14:paraId="000000A3">
      <w:pPr>
        <w:numPr>
          <w:ilvl w:val="0"/>
          <w:numId w:val="11"/>
        </w:numPr>
        <w:spacing w:after="0" w:afterAutospacing="0"/>
        <w:ind w:left="720" w:hanging="360"/>
        <w:rPr>
          <w:u w:val="none"/>
        </w:rPr>
      </w:pPr>
      <w:r w:rsidDel="00000000" w:rsidR="00000000" w:rsidRPr="00000000">
        <w:rPr>
          <w:rtl w:val="0"/>
        </w:rPr>
        <w:t xml:space="preserve">Office hours (1)</w:t>
      </w:r>
    </w:p>
    <w:p w:rsidR="00000000" w:rsidDel="00000000" w:rsidP="00000000" w:rsidRDefault="00000000" w:rsidRPr="00000000" w14:paraId="000000A4">
      <w:pPr>
        <w:numPr>
          <w:ilvl w:val="0"/>
          <w:numId w:val="11"/>
        </w:numPr>
        <w:spacing w:after="0" w:afterAutospacing="0"/>
        <w:ind w:left="720" w:hanging="360"/>
        <w:rPr>
          <w:u w:val="none"/>
        </w:rPr>
      </w:pPr>
      <w:r w:rsidDel="00000000" w:rsidR="00000000" w:rsidRPr="00000000">
        <w:rPr>
          <w:rtl w:val="0"/>
        </w:rPr>
        <w:t xml:space="preserve">Preparation (</w:t>
      </w:r>
      <w:ins w:author="Sam Wu" w:id="0" w:date="2020-04-20T21:55:51Z">
        <w:r w:rsidDel="00000000" w:rsidR="00000000" w:rsidRPr="00000000">
          <w:rPr>
            <w:rtl w:val="0"/>
          </w:rPr>
          <w:t xml:space="preserve">2</w:t>
        </w:r>
      </w:ins>
      <w:del w:author="Sam Wu" w:id="0" w:date="2020-04-20T21:55:51Z">
        <w:r w:rsidDel="00000000" w:rsidR="00000000" w:rsidRPr="00000000">
          <w:rPr>
            <w:rtl w:val="0"/>
          </w:rPr>
          <w:delText xml:space="preserve">1</w:delText>
        </w:r>
      </w:del>
      <w:r w:rsidDel="00000000" w:rsidR="00000000" w:rsidRPr="00000000">
        <w:rPr>
          <w:rtl w:val="0"/>
        </w:rPr>
        <w:t xml:space="preserve">)</w:t>
      </w:r>
    </w:p>
    <w:p w:rsidR="00000000" w:rsidDel="00000000" w:rsidP="00000000" w:rsidRDefault="00000000" w:rsidRPr="00000000" w14:paraId="000000A5">
      <w:pPr>
        <w:numPr>
          <w:ilvl w:val="1"/>
          <w:numId w:val="11"/>
        </w:numPr>
        <w:spacing w:after="0" w:afterAutospacing="0"/>
        <w:ind w:left="1440" w:hanging="360"/>
        <w:rPr>
          <w:u w:val="none"/>
        </w:rPr>
      </w:pPr>
      <w:r w:rsidDel="00000000" w:rsidR="00000000" w:rsidRPr="00000000">
        <w:rPr>
          <w:rtl w:val="0"/>
        </w:rPr>
        <w:t xml:space="preserve">Review material being covered in lectures that week</w:t>
      </w:r>
    </w:p>
    <w:p w:rsidR="00000000" w:rsidDel="00000000" w:rsidP="00000000" w:rsidRDefault="00000000" w:rsidRPr="00000000" w14:paraId="000000A6">
      <w:pPr>
        <w:numPr>
          <w:ilvl w:val="1"/>
          <w:numId w:val="11"/>
        </w:numPr>
        <w:spacing w:after="0" w:afterAutospacing="0"/>
        <w:ind w:left="1440" w:hanging="360"/>
        <w:rPr>
          <w:u w:val="none"/>
        </w:rPr>
      </w:pPr>
      <w:r w:rsidDel="00000000" w:rsidR="00000000" w:rsidRPr="00000000">
        <w:rPr>
          <w:rtl w:val="0"/>
        </w:rPr>
        <w:t xml:space="preserve">Lab discussion worksheet</w:t>
      </w:r>
    </w:p>
    <w:p w:rsidR="00000000" w:rsidDel="00000000" w:rsidP="00000000" w:rsidRDefault="00000000" w:rsidRPr="00000000" w14:paraId="000000A7">
      <w:pPr>
        <w:numPr>
          <w:ilvl w:val="1"/>
          <w:numId w:val="11"/>
        </w:numPr>
        <w:spacing w:after="0" w:afterAutospacing="0"/>
        <w:ind w:left="1440" w:hanging="360"/>
        <w:rPr>
          <w:u w:val="none"/>
        </w:rPr>
      </w:pPr>
      <w:r w:rsidDel="00000000" w:rsidR="00000000" w:rsidRPr="00000000">
        <w:rPr>
          <w:rtl w:val="0"/>
        </w:rPr>
        <w:t xml:space="preserve">Work through/familiarize self with the lab assignment</w:t>
      </w:r>
    </w:p>
    <w:p w:rsidR="00000000" w:rsidDel="00000000" w:rsidP="00000000" w:rsidRDefault="00000000" w:rsidRPr="00000000" w14:paraId="000000A8">
      <w:pPr>
        <w:numPr>
          <w:ilvl w:val="1"/>
          <w:numId w:val="11"/>
        </w:numPr>
        <w:spacing w:after="0" w:afterAutospacing="0"/>
        <w:ind w:left="1440" w:hanging="360"/>
        <w:rPr>
          <w:u w:val="none"/>
        </w:rPr>
      </w:pPr>
      <w:r w:rsidDel="00000000" w:rsidR="00000000" w:rsidRPr="00000000">
        <w:rPr>
          <w:rtl w:val="0"/>
        </w:rPr>
        <w:t xml:space="preserve">Weekly homework/project</w:t>
      </w:r>
    </w:p>
    <w:p w:rsidR="00000000" w:rsidDel="00000000" w:rsidP="00000000" w:rsidRDefault="00000000" w:rsidRPr="00000000" w14:paraId="000000A9">
      <w:pPr>
        <w:numPr>
          <w:ilvl w:val="0"/>
          <w:numId w:val="11"/>
        </w:numPr>
        <w:spacing w:after="0" w:afterAutospacing="0"/>
        <w:ind w:left="720" w:hanging="360"/>
        <w:rPr>
          <w:u w:val="none"/>
        </w:rPr>
      </w:pPr>
      <w:r w:rsidDel="00000000" w:rsidR="00000000" w:rsidRPr="00000000">
        <w:rPr>
          <w:rtl w:val="0"/>
        </w:rPr>
        <w:t xml:space="preserve">Staff meeting (1)</w:t>
      </w:r>
    </w:p>
    <w:p w:rsidR="00000000" w:rsidDel="00000000" w:rsidP="00000000" w:rsidRDefault="00000000" w:rsidRPr="00000000" w14:paraId="000000AA">
      <w:pPr>
        <w:numPr>
          <w:ilvl w:val="0"/>
          <w:numId w:val="11"/>
        </w:numPr>
        <w:spacing w:after="0" w:afterAutospacing="0"/>
        <w:ind w:left="720" w:hanging="360"/>
        <w:rPr>
          <w:u w:val="none"/>
        </w:rPr>
      </w:pPr>
      <w:r w:rsidDel="00000000" w:rsidR="00000000" w:rsidRPr="00000000">
        <w:rPr>
          <w:rtl w:val="0"/>
        </w:rPr>
        <w:t xml:space="preserve">Additional role (1)</w:t>
      </w:r>
    </w:p>
    <w:p w:rsidR="00000000" w:rsidDel="00000000" w:rsidP="00000000" w:rsidRDefault="00000000" w:rsidRPr="00000000" w14:paraId="000000AB">
      <w:pPr>
        <w:numPr>
          <w:ilvl w:val="1"/>
          <w:numId w:val="11"/>
        </w:numPr>
        <w:spacing w:after="0" w:afterAutospacing="0"/>
        <w:ind w:left="1440" w:hanging="360"/>
        <w:rPr>
          <w:u w:val="none"/>
        </w:rPr>
      </w:pPr>
      <w:r w:rsidDel="00000000" w:rsidR="00000000" w:rsidRPr="00000000">
        <w:rPr>
          <w:rtl w:val="0"/>
        </w:rPr>
        <w:t xml:space="preserve">Lead TA will delegate roles, should work out to roughly 1 hour a week, but varies per team</w:t>
      </w:r>
    </w:p>
    <w:p w:rsidR="00000000" w:rsidDel="00000000" w:rsidP="00000000" w:rsidRDefault="00000000" w:rsidRPr="00000000" w14:paraId="000000AC">
      <w:pPr>
        <w:numPr>
          <w:ilvl w:val="0"/>
          <w:numId w:val="11"/>
        </w:numPr>
        <w:spacing w:after="0" w:afterAutospacing="0"/>
        <w:ind w:left="720" w:hanging="360"/>
        <w:rPr>
          <w:u w:val="none"/>
        </w:rPr>
      </w:pPr>
      <w:r w:rsidDel="00000000" w:rsidR="00000000" w:rsidRPr="00000000">
        <w:rPr>
          <w:rtl w:val="0"/>
        </w:rPr>
        <w:t xml:space="preserve">Other (1, spread out through the semester)</w:t>
      </w:r>
    </w:p>
    <w:p w:rsidR="00000000" w:rsidDel="00000000" w:rsidP="00000000" w:rsidRDefault="00000000" w:rsidRPr="00000000" w14:paraId="000000AD">
      <w:pPr>
        <w:numPr>
          <w:ilvl w:val="1"/>
          <w:numId w:val="11"/>
        </w:numPr>
        <w:spacing w:after="0" w:afterAutospacing="0"/>
        <w:ind w:left="1440" w:hanging="360"/>
        <w:rPr>
          <w:u w:val="none"/>
        </w:rPr>
      </w:pPr>
      <w:r w:rsidDel="00000000" w:rsidR="00000000" w:rsidRPr="00000000">
        <w:rPr>
          <w:rtl w:val="0"/>
        </w:rPr>
        <w:t xml:space="preserve">Proctoring and grading for exams</w:t>
      </w:r>
    </w:p>
    <w:p w:rsidR="00000000" w:rsidDel="00000000" w:rsidP="00000000" w:rsidRDefault="00000000" w:rsidRPr="00000000" w14:paraId="000000AE">
      <w:pPr>
        <w:numPr>
          <w:ilvl w:val="1"/>
          <w:numId w:val="11"/>
        </w:numPr>
        <w:spacing w:after="0" w:afterAutospacing="0"/>
        <w:ind w:left="1440" w:hanging="360"/>
        <w:rPr>
          <w:u w:val="none"/>
        </w:rPr>
      </w:pPr>
      <w:r w:rsidDel="00000000" w:rsidR="00000000" w:rsidRPr="00000000">
        <w:rPr>
          <w:rtl w:val="0"/>
        </w:rPr>
        <w:t xml:space="preserve">Grading logistics</w:t>
      </w:r>
    </w:p>
    <w:p w:rsidR="00000000" w:rsidDel="00000000" w:rsidP="00000000" w:rsidRDefault="00000000" w:rsidRPr="00000000" w14:paraId="000000AF">
      <w:pPr>
        <w:numPr>
          <w:ilvl w:val="1"/>
          <w:numId w:val="11"/>
        </w:numPr>
        <w:ind w:left="1440" w:hanging="360"/>
        <w:rPr>
          <w:u w:val="none"/>
        </w:rPr>
      </w:pPr>
      <w:r w:rsidDel="00000000" w:rsidR="00000000" w:rsidRPr="00000000">
        <w:rPr>
          <w:rtl w:val="0"/>
        </w:rPr>
        <w:t xml:space="preserve">Lab assistant management</w:t>
      </w:r>
    </w:p>
    <w:p w:rsidR="00000000" w:rsidDel="00000000" w:rsidP="00000000" w:rsidRDefault="00000000" w:rsidRPr="00000000" w14:paraId="000000B0">
      <w:pPr>
        <w:pStyle w:val="Heading2"/>
        <w:rPr/>
      </w:pPr>
      <w:bookmarkStart w:colFirst="0" w:colLast="0" w:name="_59qgom6dkexf" w:id="7"/>
      <w:bookmarkEnd w:id="7"/>
      <w:r w:rsidDel="00000000" w:rsidR="00000000" w:rsidRPr="00000000">
        <w:rPr>
          <w:rtl w:val="0"/>
        </w:rPr>
        <w:t xml:space="preserve">Emergency Contact Info</w:t>
      </w:r>
    </w:p>
    <w:p w:rsidR="00000000" w:rsidDel="00000000" w:rsidP="00000000" w:rsidRDefault="00000000" w:rsidRPr="00000000" w14:paraId="000000B1">
      <w:pPr>
        <w:rPr/>
      </w:pPr>
      <w:r w:rsidDel="00000000" w:rsidR="00000000" w:rsidRPr="00000000">
        <w:rPr>
          <w:rtl w:val="0"/>
        </w:rPr>
        <w:t xml:space="preserve">In past semesters, on very rare occasions we’ve had medical emergencies happen during class. It’s not likely to happen, but just in case, it’s important to be prepared! Here’s some helpful info and please add the UCPD phone number to your contacts:</w:t>
      </w:r>
    </w:p>
    <w:p w:rsidR="00000000" w:rsidDel="00000000" w:rsidP="00000000" w:rsidRDefault="00000000" w:rsidRPr="00000000" w14:paraId="000000B2">
      <w:pPr>
        <w:rPr/>
      </w:pPr>
      <w:r w:rsidDel="00000000" w:rsidR="00000000" w:rsidRPr="00000000">
        <w:rPr>
          <w:rtl w:val="0"/>
        </w:rPr>
        <w:t xml:space="preserve">Emergency Contact Info</w:t>
      </w:r>
    </w:p>
    <w:p w:rsidR="00000000" w:rsidDel="00000000" w:rsidP="00000000" w:rsidRDefault="00000000" w:rsidRPr="00000000" w14:paraId="000000B3">
      <w:pPr>
        <w:numPr>
          <w:ilvl w:val="0"/>
          <w:numId w:val="25"/>
        </w:numPr>
        <w:spacing w:after="0" w:afterAutospacing="0"/>
        <w:ind w:left="720" w:hanging="360"/>
        <w:rPr>
          <w:u w:val="none"/>
        </w:rPr>
      </w:pPr>
      <w:r w:rsidDel="00000000" w:rsidR="00000000" w:rsidRPr="00000000">
        <w:rPr>
          <w:rtl w:val="0"/>
        </w:rPr>
        <w:t xml:space="preserve">Medical emergencies: Call 911</w:t>
      </w:r>
    </w:p>
    <w:p w:rsidR="00000000" w:rsidDel="00000000" w:rsidP="00000000" w:rsidRDefault="00000000" w:rsidRPr="00000000" w14:paraId="000000B4">
      <w:pPr>
        <w:numPr>
          <w:ilvl w:val="0"/>
          <w:numId w:val="25"/>
        </w:numPr>
        <w:spacing w:after="0" w:afterAutospacing="0"/>
        <w:ind w:left="720" w:hanging="360"/>
        <w:rPr>
          <w:u w:val="none"/>
        </w:rPr>
      </w:pPr>
      <w:r w:rsidDel="00000000" w:rsidR="00000000" w:rsidRPr="00000000">
        <w:rPr>
          <w:rtl w:val="0"/>
        </w:rPr>
        <w:t xml:space="preserve">Other emergencies: Call UCPD (510) 642-6760</w:t>
      </w:r>
    </w:p>
    <w:p w:rsidR="00000000" w:rsidDel="00000000" w:rsidP="00000000" w:rsidRDefault="00000000" w:rsidRPr="00000000" w14:paraId="000000B5">
      <w:pPr>
        <w:numPr>
          <w:ilvl w:val="0"/>
          <w:numId w:val="25"/>
        </w:numPr>
        <w:ind w:left="720" w:hanging="360"/>
        <w:rPr>
          <w:u w:val="none"/>
        </w:rPr>
      </w:pPr>
      <w:r w:rsidDel="00000000" w:rsidR="00000000" w:rsidRPr="00000000">
        <w:rPr>
          <w:rtl w:val="0"/>
        </w:rPr>
        <w:t xml:space="preserve">Contact instructors + Annie + Scott if appropriate (Slack and/or email)</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tri52lrz3pd9" w:id="8"/>
      <w:bookmarkEnd w:id="8"/>
      <w:r w:rsidDel="00000000" w:rsidR="00000000" w:rsidRPr="00000000">
        <w:rPr>
          <w:rtl w:val="0"/>
        </w:rPr>
        <w:t xml:space="preserve">Lab </w:t>
      </w:r>
    </w:p>
    <w:p w:rsidR="00000000" w:rsidDel="00000000" w:rsidP="00000000" w:rsidRDefault="00000000" w:rsidRPr="00000000" w14:paraId="000000B8">
      <w:pPr>
        <w:spacing w:after="0" w:lineRule="auto"/>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As a (u)GSI, your </w:t>
      </w:r>
      <w:r w:rsidDel="00000000" w:rsidR="00000000" w:rsidRPr="00000000">
        <w:rPr>
          <w:b w:val="1"/>
          <w:rtl w:val="0"/>
        </w:rPr>
        <w:t xml:space="preserve">main responsibility is to teach the students in your </w:t>
      </w:r>
      <w:r w:rsidDel="00000000" w:rsidR="00000000" w:rsidRPr="00000000">
        <w:rPr>
          <w:b w:val="1"/>
          <w:rtl w:val="0"/>
        </w:rPr>
        <w:t xml:space="preserve">lab</w:t>
      </w:r>
      <w:r w:rsidDel="00000000" w:rsidR="00000000" w:rsidRPr="00000000">
        <w:rPr>
          <w:rtl w:val="0"/>
        </w:rPr>
        <w:t xml:space="preserve">. This includes getting to know the students so you can know how to most effectively help them! Leading a lab is not an easy task and here are some tips and suggestions.</w:t>
      </w:r>
    </w:p>
    <w:p w:rsidR="00000000" w:rsidDel="00000000" w:rsidP="00000000" w:rsidRDefault="00000000" w:rsidRPr="00000000" w14:paraId="000000BA">
      <w:pPr>
        <w:pStyle w:val="Heading2"/>
        <w:rPr>
          <w:u w:val="single"/>
        </w:rPr>
      </w:pPr>
      <w:bookmarkStart w:colFirst="0" w:colLast="0" w:name="_l8mge4cmegks" w:id="9"/>
      <w:bookmarkEnd w:id="9"/>
      <w:r w:rsidDel="00000000" w:rsidR="00000000" w:rsidRPr="00000000">
        <w:rPr>
          <w:rtl w:val="0"/>
        </w:rPr>
        <w:t xml:space="preserve">General tips and strategies</w:t>
      </w:r>
      <w:r w:rsidDel="00000000" w:rsidR="00000000" w:rsidRPr="00000000">
        <w:rPr>
          <w:rtl w:val="0"/>
        </w:rPr>
      </w:r>
    </w:p>
    <w:p w:rsidR="00000000" w:rsidDel="00000000" w:rsidP="00000000" w:rsidRDefault="00000000" w:rsidRPr="00000000" w14:paraId="000000BB">
      <w:pPr>
        <w:numPr>
          <w:ilvl w:val="0"/>
          <w:numId w:val="17"/>
        </w:numPr>
        <w:spacing w:after="0" w:afterAutospacing="0"/>
        <w:ind w:left="720" w:hanging="360"/>
        <w:rPr>
          <w:u w:val="none"/>
        </w:rPr>
      </w:pPr>
      <w:r w:rsidDel="00000000" w:rsidR="00000000" w:rsidRPr="00000000">
        <w:rPr>
          <w:rtl w:val="0"/>
        </w:rPr>
        <w:t xml:space="preserve">Lab Room Setup</w:t>
      </w:r>
    </w:p>
    <w:p w:rsidR="00000000" w:rsidDel="00000000" w:rsidP="00000000" w:rsidRDefault="00000000" w:rsidRPr="00000000" w14:paraId="000000BC">
      <w:pPr>
        <w:numPr>
          <w:ilvl w:val="1"/>
          <w:numId w:val="17"/>
        </w:numPr>
        <w:spacing w:after="0" w:afterAutospacing="0"/>
        <w:ind w:left="1440" w:hanging="360"/>
        <w:rPr>
          <w:u w:val="none"/>
        </w:rPr>
      </w:pPr>
      <w:r w:rsidDel="00000000" w:rsidR="00000000" w:rsidRPr="00000000">
        <w:rPr>
          <w:rtl w:val="0"/>
        </w:rPr>
        <w:t xml:space="preserve">At the beginning of lab, clear the tables so that no one starts working on the worksheet during announcements</w:t>
      </w:r>
    </w:p>
    <w:p w:rsidR="00000000" w:rsidDel="00000000" w:rsidP="00000000" w:rsidRDefault="00000000" w:rsidRPr="00000000" w14:paraId="000000BD">
      <w:pPr>
        <w:numPr>
          <w:ilvl w:val="1"/>
          <w:numId w:val="17"/>
        </w:numPr>
        <w:spacing w:after="0" w:afterAutospacing="0"/>
        <w:ind w:left="1440" w:hanging="360"/>
        <w:rPr>
          <w:u w:val="none"/>
        </w:rPr>
      </w:pPr>
      <w:r w:rsidDel="00000000" w:rsidR="00000000" w:rsidRPr="00000000">
        <w:rPr>
          <w:rtl w:val="0"/>
        </w:rPr>
        <w:t xml:space="preserve">At the end of all labs for the week, clear all Data 8 worksheets by placing the remaining stack in the corner of the room.</w:t>
      </w:r>
    </w:p>
    <w:p w:rsidR="00000000" w:rsidDel="00000000" w:rsidP="00000000" w:rsidRDefault="00000000" w:rsidRPr="00000000" w14:paraId="000000BE">
      <w:pPr>
        <w:numPr>
          <w:ilvl w:val="0"/>
          <w:numId w:val="17"/>
        </w:numPr>
        <w:spacing w:after="0" w:afterAutospacing="0"/>
        <w:ind w:left="720" w:hanging="360"/>
        <w:rPr>
          <w:u w:val="none"/>
        </w:rPr>
      </w:pPr>
      <w:r w:rsidDel="00000000" w:rsidR="00000000" w:rsidRPr="00000000">
        <w:rPr>
          <w:rtl w:val="0"/>
        </w:rPr>
        <w:t xml:space="preserve">Receive and provide support:</w:t>
      </w:r>
    </w:p>
    <w:p w:rsidR="00000000" w:rsidDel="00000000" w:rsidP="00000000" w:rsidRDefault="00000000" w:rsidRPr="00000000" w14:paraId="000000BF">
      <w:pPr>
        <w:numPr>
          <w:ilvl w:val="1"/>
          <w:numId w:val="17"/>
        </w:numPr>
        <w:spacing w:after="0" w:afterAutospacing="0"/>
        <w:ind w:left="1440" w:hanging="360"/>
        <w:rPr>
          <w:u w:val="none"/>
        </w:rPr>
      </w:pPr>
      <w:r w:rsidDel="00000000" w:rsidR="00000000" w:rsidRPr="00000000">
        <w:rPr>
          <w:rtl w:val="0"/>
        </w:rPr>
        <w:t xml:space="preserve">The first thing to know is that you are NEVER alone. </w:t>
      </w:r>
    </w:p>
    <w:p w:rsidR="00000000" w:rsidDel="00000000" w:rsidP="00000000" w:rsidRDefault="00000000" w:rsidRPr="00000000" w14:paraId="000000C0">
      <w:pPr>
        <w:numPr>
          <w:ilvl w:val="1"/>
          <w:numId w:val="17"/>
        </w:numPr>
        <w:spacing w:after="0" w:afterAutospacing="0"/>
        <w:ind w:left="1440" w:hanging="360"/>
        <w:rPr>
          <w:u w:val="none"/>
        </w:rPr>
      </w:pPr>
      <w:r w:rsidDel="00000000" w:rsidR="00000000" w:rsidRPr="00000000">
        <w:rPr>
          <w:rtl w:val="0"/>
        </w:rPr>
        <w:t xml:space="preserve">Always seek out for support if you need it from your peers, staff buddies, instructors, and friends!</w:t>
      </w:r>
    </w:p>
    <w:p w:rsidR="00000000" w:rsidDel="00000000" w:rsidP="00000000" w:rsidRDefault="00000000" w:rsidRPr="00000000" w14:paraId="000000C1">
      <w:pPr>
        <w:numPr>
          <w:ilvl w:val="1"/>
          <w:numId w:val="17"/>
        </w:numPr>
        <w:spacing w:after="0" w:afterAutospacing="0"/>
        <w:ind w:left="1440" w:hanging="360"/>
        <w:rPr>
          <w:u w:val="none"/>
        </w:rPr>
      </w:pPr>
      <w:r w:rsidDel="00000000" w:rsidR="00000000" w:rsidRPr="00000000">
        <w:rPr>
          <w:rtl w:val="0"/>
        </w:rPr>
        <w:t xml:space="preserve">Provide support for others if you are able and willing.</w:t>
      </w:r>
    </w:p>
    <w:p w:rsidR="00000000" w:rsidDel="00000000" w:rsidP="00000000" w:rsidRDefault="00000000" w:rsidRPr="00000000" w14:paraId="000000C2">
      <w:pPr>
        <w:numPr>
          <w:ilvl w:val="0"/>
          <w:numId w:val="17"/>
        </w:numPr>
        <w:spacing w:after="0" w:afterAutospacing="0"/>
        <w:ind w:left="720" w:hanging="360"/>
      </w:pPr>
      <w:r w:rsidDel="00000000" w:rsidR="00000000" w:rsidRPr="00000000">
        <w:rPr>
          <w:rtl w:val="0"/>
        </w:rPr>
        <w:t xml:space="preserve">Try to project your voice with confidence.</w:t>
      </w:r>
    </w:p>
    <w:p w:rsidR="00000000" w:rsidDel="00000000" w:rsidP="00000000" w:rsidRDefault="00000000" w:rsidRPr="00000000" w14:paraId="000000C3">
      <w:pPr>
        <w:numPr>
          <w:ilvl w:val="1"/>
          <w:numId w:val="17"/>
        </w:numPr>
        <w:spacing w:after="0" w:afterAutospacing="0"/>
        <w:ind w:left="1440" w:hanging="360"/>
      </w:pPr>
      <w:r w:rsidDel="00000000" w:rsidR="00000000" w:rsidRPr="00000000">
        <w:rPr>
          <w:rtl w:val="0"/>
        </w:rPr>
        <w:t xml:space="preserve">Speaking clearly in a moderate speed while projecting to the entire room helps students understand you.</w:t>
      </w:r>
    </w:p>
    <w:p w:rsidR="00000000" w:rsidDel="00000000" w:rsidP="00000000" w:rsidRDefault="00000000" w:rsidRPr="00000000" w14:paraId="000000C4">
      <w:pPr>
        <w:numPr>
          <w:ilvl w:val="1"/>
          <w:numId w:val="17"/>
        </w:numPr>
        <w:spacing w:after="0" w:afterAutospacing="0"/>
        <w:ind w:left="1440" w:hanging="360"/>
      </w:pPr>
      <w:r w:rsidDel="00000000" w:rsidR="00000000" w:rsidRPr="00000000">
        <w:rPr>
          <w:rtl w:val="0"/>
        </w:rPr>
        <w:t xml:space="preserve">It might be weird being the same age (or younger, in some cases) than some of your students, but you’re still their guide through the course, so don’t question your own authority.</w:t>
      </w:r>
    </w:p>
    <w:p w:rsidR="00000000" w:rsidDel="00000000" w:rsidP="00000000" w:rsidRDefault="00000000" w:rsidRPr="00000000" w14:paraId="000000C5">
      <w:pPr>
        <w:numPr>
          <w:ilvl w:val="1"/>
          <w:numId w:val="17"/>
        </w:numPr>
        <w:spacing w:after="0" w:afterAutospacing="0"/>
        <w:ind w:left="1440" w:hanging="360"/>
      </w:pPr>
      <w:r w:rsidDel="00000000" w:rsidR="00000000" w:rsidRPr="00000000">
        <w:rPr>
          <w:rtl w:val="0"/>
        </w:rPr>
        <w:t xml:space="preserve">Believe in yourself! You can do it! </w:t>
      </w:r>
    </w:p>
    <w:p w:rsidR="00000000" w:rsidDel="00000000" w:rsidP="00000000" w:rsidRDefault="00000000" w:rsidRPr="00000000" w14:paraId="000000C6">
      <w:pPr>
        <w:numPr>
          <w:ilvl w:val="0"/>
          <w:numId w:val="17"/>
        </w:numPr>
        <w:spacing w:after="0" w:afterAutospacing="0"/>
        <w:ind w:left="720" w:hanging="360"/>
      </w:pPr>
      <w:r w:rsidDel="00000000" w:rsidR="00000000" w:rsidRPr="00000000">
        <w:rPr>
          <w:rtl w:val="0"/>
        </w:rPr>
        <w:t xml:space="preserve">Establishing individual relationships with your students:</w:t>
      </w:r>
    </w:p>
    <w:p w:rsidR="00000000" w:rsidDel="00000000" w:rsidP="00000000" w:rsidRDefault="00000000" w:rsidRPr="00000000" w14:paraId="000000C7">
      <w:pPr>
        <w:numPr>
          <w:ilvl w:val="1"/>
          <w:numId w:val="17"/>
        </w:numPr>
        <w:spacing w:after="0" w:afterAutospacing="0"/>
        <w:ind w:left="1440" w:hanging="360"/>
      </w:pPr>
      <w:r w:rsidDel="00000000" w:rsidR="00000000" w:rsidRPr="00000000">
        <w:rPr>
          <w:rtl w:val="0"/>
        </w:rPr>
        <w:t xml:space="preserve">Learn their names. </w:t>
      </w:r>
    </w:p>
    <w:p w:rsidR="00000000" w:rsidDel="00000000" w:rsidP="00000000" w:rsidRDefault="00000000" w:rsidRPr="00000000" w14:paraId="000000C8">
      <w:pPr>
        <w:numPr>
          <w:ilvl w:val="2"/>
          <w:numId w:val="17"/>
        </w:numPr>
        <w:spacing w:after="0" w:afterAutospacing="0"/>
        <w:ind w:left="2160" w:hanging="360"/>
      </w:pPr>
      <w:r w:rsidDel="00000000" w:rsidR="00000000" w:rsidRPr="00000000">
        <w:rPr>
          <w:rtl w:val="0"/>
        </w:rPr>
        <w:t xml:space="preserve">Ask for a roster with students’ names and pictures and study it. It really helps! </w:t>
      </w:r>
    </w:p>
    <w:p w:rsidR="00000000" w:rsidDel="00000000" w:rsidP="00000000" w:rsidRDefault="00000000" w:rsidRPr="00000000" w14:paraId="000000C9">
      <w:pPr>
        <w:numPr>
          <w:ilvl w:val="2"/>
          <w:numId w:val="17"/>
        </w:numPr>
        <w:spacing w:after="0" w:afterAutospacing="0"/>
        <w:ind w:left="2160" w:hanging="360"/>
      </w:pPr>
      <w:r w:rsidDel="00000000" w:rsidR="00000000" w:rsidRPr="00000000">
        <w:rPr>
          <w:rtl w:val="0"/>
        </w:rPr>
        <w:t xml:space="preserve">Another way to work on names is to greet each student with a question with their name.</w:t>
      </w:r>
    </w:p>
    <w:p w:rsidR="00000000" w:rsidDel="00000000" w:rsidP="00000000" w:rsidRDefault="00000000" w:rsidRPr="00000000" w14:paraId="000000CA">
      <w:pPr>
        <w:numPr>
          <w:ilvl w:val="2"/>
          <w:numId w:val="17"/>
        </w:numPr>
        <w:spacing w:after="0" w:afterAutospacing="0"/>
        <w:ind w:left="2160" w:hanging="360"/>
      </w:pPr>
      <w:r w:rsidDel="00000000" w:rsidR="00000000" w:rsidRPr="00000000">
        <w:rPr>
          <w:rtl w:val="0"/>
        </w:rPr>
        <w:t xml:space="preserve">If you don’t know their name, just ask--most people won’t be offended if you ask multiple times.</w:t>
      </w:r>
    </w:p>
    <w:p w:rsidR="00000000" w:rsidDel="00000000" w:rsidP="00000000" w:rsidRDefault="00000000" w:rsidRPr="00000000" w14:paraId="000000CB">
      <w:pPr>
        <w:numPr>
          <w:ilvl w:val="2"/>
          <w:numId w:val="17"/>
        </w:numPr>
        <w:spacing w:after="0" w:afterAutospacing="0"/>
        <w:ind w:left="2160" w:hanging="360"/>
      </w:pPr>
      <w:r w:rsidDel="00000000" w:rsidR="00000000" w:rsidRPr="00000000">
        <w:rPr>
          <w:rtl w:val="0"/>
        </w:rPr>
        <w:t xml:space="preserve">(Optional) When students are working on the lab, re-introduce yourself to each student and get to know them, one by one. Studying the roster is great, but sometimes actually getting face-to-face interaction with that student is the best way to make the name “stick” in your memory.</w:t>
      </w:r>
    </w:p>
    <w:p w:rsidR="00000000" w:rsidDel="00000000" w:rsidP="00000000" w:rsidRDefault="00000000" w:rsidRPr="00000000" w14:paraId="000000CC">
      <w:pPr>
        <w:numPr>
          <w:ilvl w:val="1"/>
          <w:numId w:val="17"/>
        </w:numPr>
        <w:spacing w:after="0" w:afterAutospacing="0"/>
        <w:ind w:left="1440" w:hanging="360"/>
      </w:pPr>
      <w:r w:rsidDel="00000000" w:rsidR="00000000" w:rsidRPr="00000000">
        <w:rPr>
          <w:rtl w:val="0"/>
        </w:rPr>
        <w:t xml:space="preserve">Helping students who are struggling.</w:t>
      </w:r>
    </w:p>
    <w:p w:rsidR="00000000" w:rsidDel="00000000" w:rsidP="00000000" w:rsidRDefault="00000000" w:rsidRPr="00000000" w14:paraId="000000CD">
      <w:pPr>
        <w:numPr>
          <w:ilvl w:val="2"/>
          <w:numId w:val="17"/>
        </w:numPr>
        <w:spacing w:after="0" w:afterAutospacing="0"/>
        <w:ind w:left="2160" w:hanging="360"/>
      </w:pPr>
      <w:r w:rsidDel="00000000" w:rsidR="00000000" w:rsidRPr="00000000">
        <w:rPr>
          <w:rtl w:val="0"/>
        </w:rPr>
        <w:t xml:space="preserve">Having a friendly face in lab can be really comforting, and can encourage them to be more excited about attending lab. Why not be that friendly face?</w:t>
      </w:r>
    </w:p>
    <w:p w:rsidR="00000000" w:rsidDel="00000000" w:rsidP="00000000" w:rsidRDefault="00000000" w:rsidRPr="00000000" w14:paraId="000000CE">
      <w:pPr>
        <w:numPr>
          <w:ilvl w:val="2"/>
          <w:numId w:val="17"/>
        </w:numPr>
        <w:spacing w:after="0" w:afterAutospacing="0"/>
        <w:ind w:left="2160" w:hanging="360"/>
      </w:pPr>
      <w:r w:rsidDel="00000000" w:rsidR="00000000" w:rsidRPr="00000000">
        <w:rPr>
          <w:rtl w:val="0"/>
        </w:rPr>
        <w:t xml:space="preserve">Offer support by suggesting tutoring sessions, office hours, and other resources.</w:t>
      </w:r>
    </w:p>
    <w:p w:rsidR="00000000" w:rsidDel="00000000" w:rsidP="00000000" w:rsidRDefault="00000000" w:rsidRPr="00000000" w14:paraId="000000CF">
      <w:pPr>
        <w:numPr>
          <w:ilvl w:val="0"/>
          <w:numId w:val="17"/>
        </w:numPr>
        <w:spacing w:after="0" w:afterAutospacing="0"/>
        <w:ind w:left="720" w:hanging="360"/>
      </w:pPr>
      <w:r w:rsidDel="00000000" w:rsidR="00000000" w:rsidRPr="00000000">
        <w:rPr>
          <w:rtl w:val="0"/>
        </w:rPr>
        <w:t xml:space="preserve">Interacting with your entire section:</w:t>
      </w:r>
    </w:p>
    <w:p w:rsidR="00000000" w:rsidDel="00000000" w:rsidP="00000000" w:rsidRDefault="00000000" w:rsidRPr="00000000" w14:paraId="000000D0">
      <w:pPr>
        <w:numPr>
          <w:ilvl w:val="1"/>
          <w:numId w:val="17"/>
        </w:numPr>
        <w:spacing w:after="0" w:afterAutospacing="0"/>
        <w:ind w:left="1440" w:hanging="360"/>
      </w:pPr>
      <w:r w:rsidDel="00000000" w:rsidR="00000000" w:rsidRPr="00000000">
        <w:rPr>
          <w:rtl w:val="0"/>
        </w:rPr>
        <w:t xml:space="preserve">Fielding questions.</w:t>
      </w:r>
    </w:p>
    <w:p w:rsidR="00000000" w:rsidDel="00000000" w:rsidP="00000000" w:rsidRDefault="00000000" w:rsidRPr="00000000" w14:paraId="000000D1">
      <w:pPr>
        <w:numPr>
          <w:ilvl w:val="2"/>
          <w:numId w:val="17"/>
        </w:numPr>
        <w:spacing w:after="0" w:afterAutospacing="0"/>
        <w:ind w:left="2160" w:hanging="360"/>
      </w:pPr>
      <w:r w:rsidDel="00000000" w:rsidR="00000000" w:rsidRPr="00000000">
        <w:rPr>
          <w:rtl w:val="0"/>
        </w:rPr>
        <w:t xml:space="preserve">When reviewing a concept with students, ask “What are your questions?” instead of “Do you have any questions?” - normalize asking questions as part of lab.</w:t>
      </w:r>
    </w:p>
    <w:p w:rsidR="00000000" w:rsidDel="00000000" w:rsidP="00000000" w:rsidRDefault="00000000" w:rsidRPr="00000000" w14:paraId="000000D2">
      <w:pPr>
        <w:numPr>
          <w:ilvl w:val="2"/>
          <w:numId w:val="17"/>
        </w:numPr>
        <w:spacing w:after="0" w:afterAutospacing="0"/>
        <w:ind w:left="2160" w:hanging="360"/>
      </w:pPr>
      <w:r w:rsidDel="00000000" w:rsidR="00000000" w:rsidRPr="00000000">
        <w:rPr>
          <w:rtl w:val="0"/>
        </w:rPr>
        <w:t xml:space="preserve">For many students, asking a question in class takes an act of bravery, with the risk of looking stupid. Try to ensure that the student feels good for asking that question and give the class enough time to ask a question before moving on.</w:t>
      </w:r>
    </w:p>
    <w:p w:rsidR="00000000" w:rsidDel="00000000" w:rsidP="00000000" w:rsidRDefault="00000000" w:rsidRPr="00000000" w14:paraId="000000D3">
      <w:pPr>
        <w:numPr>
          <w:ilvl w:val="2"/>
          <w:numId w:val="17"/>
        </w:numPr>
        <w:spacing w:after="0" w:afterAutospacing="0"/>
        <w:ind w:left="2160" w:hanging="360"/>
        <w:rPr>
          <w:u w:val="none"/>
        </w:rPr>
      </w:pPr>
      <w:r w:rsidDel="00000000" w:rsidR="00000000" w:rsidRPr="00000000">
        <w:rPr>
          <w:rtl w:val="0"/>
        </w:rPr>
        <w:t xml:space="preserve">If the question is at a higher level than what students are expected to know in Data 8, but you’d like to give the student an answer - start by letting the class know that this question is more than they’re expected to know, give the student a brief answer, then tell them you’d be happy to go into more detail with them individually. This way you don’t intimidate students at a lower level but you can satisfy the student’s curiosity.</w:t>
      </w:r>
    </w:p>
    <w:p w:rsidR="00000000" w:rsidDel="00000000" w:rsidP="00000000" w:rsidRDefault="00000000" w:rsidRPr="00000000" w14:paraId="000000D4">
      <w:pPr>
        <w:numPr>
          <w:ilvl w:val="1"/>
          <w:numId w:val="17"/>
        </w:numPr>
        <w:spacing w:after="0" w:afterAutospacing="0"/>
        <w:ind w:left="1440" w:hanging="360"/>
      </w:pPr>
      <w:r w:rsidDel="00000000" w:rsidR="00000000" w:rsidRPr="00000000">
        <w:rPr>
          <w:rtl w:val="0"/>
        </w:rPr>
        <w:t xml:space="preserve">Be conscious of who you’re calling on - make sure everyone’s voice gets heard! It can be tempting to call on a student who you know will give you the right answer (or the wrong one), but make sure you spread out who you call on.</w:t>
      </w:r>
    </w:p>
    <w:p w:rsidR="00000000" w:rsidDel="00000000" w:rsidP="00000000" w:rsidRDefault="00000000" w:rsidRPr="00000000" w14:paraId="000000D5">
      <w:pPr>
        <w:numPr>
          <w:ilvl w:val="1"/>
          <w:numId w:val="17"/>
        </w:numPr>
        <w:ind w:left="1440" w:hanging="360"/>
      </w:pPr>
      <w:r w:rsidDel="00000000" w:rsidR="00000000" w:rsidRPr="00000000">
        <w:rPr>
          <w:rtl w:val="0"/>
        </w:rPr>
        <w:t xml:space="preserve">Don’t be afraid to say you don’t know an answer - students will appreciate and respect the honesty! A correct answer later is better than an incorrect answer at the moment. Look up the answer or figure it out with the student retrospectively.</w:t>
      </w:r>
    </w:p>
    <w:p w:rsidR="00000000" w:rsidDel="00000000" w:rsidP="00000000" w:rsidRDefault="00000000" w:rsidRPr="00000000" w14:paraId="000000D6">
      <w:pPr>
        <w:pStyle w:val="Heading2"/>
        <w:rPr/>
      </w:pPr>
      <w:bookmarkStart w:colFirst="0" w:colLast="0" w:name="_evcl7wjqddf" w:id="10"/>
      <w:bookmarkEnd w:id="10"/>
      <w:r w:rsidDel="00000000" w:rsidR="00000000" w:rsidRPr="00000000">
        <w:rPr>
          <w:rtl w:val="0"/>
        </w:rPr>
        <w:t xml:space="preserve">Tips and strategies for your first lab</w:t>
      </w:r>
    </w:p>
    <w:p w:rsidR="00000000" w:rsidDel="00000000" w:rsidP="00000000" w:rsidRDefault="00000000" w:rsidRPr="00000000" w14:paraId="000000D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Set the tone from the beginning:</w:t>
      </w:r>
    </w:p>
    <w:p w:rsidR="00000000" w:rsidDel="00000000" w:rsidP="00000000" w:rsidRDefault="00000000" w:rsidRPr="00000000" w14:paraId="000000D8">
      <w:pPr>
        <w:numPr>
          <w:ilvl w:val="1"/>
          <w:numId w:val="17"/>
        </w:numPr>
        <w:spacing w:after="0" w:afterAutospacing="0"/>
        <w:ind w:left="1440" w:hanging="360"/>
        <w:rPr>
          <w:u w:val="none"/>
        </w:rPr>
      </w:pPr>
      <w:r w:rsidDel="00000000" w:rsidR="00000000" w:rsidRPr="00000000">
        <w:rPr>
          <w:rtl w:val="0"/>
        </w:rPr>
        <w:t xml:space="preserve">Let the students know your teaching style, your personality (if you would like), your responsibilities as a (u)GSI, expectations for your students, and rules.</w:t>
      </w:r>
    </w:p>
    <w:p w:rsidR="00000000" w:rsidDel="00000000" w:rsidP="00000000" w:rsidRDefault="00000000" w:rsidRPr="00000000" w14:paraId="000000D9">
      <w:pPr>
        <w:numPr>
          <w:ilvl w:val="2"/>
          <w:numId w:val="17"/>
        </w:numPr>
        <w:spacing w:after="0" w:afterAutospacing="0"/>
        <w:ind w:left="2160" w:hanging="360"/>
        <w:rPr/>
      </w:pPr>
      <w:r w:rsidDel="00000000" w:rsidR="00000000" w:rsidRPr="00000000">
        <w:rPr>
          <w:rtl w:val="0"/>
        </w:rPr>
        <w:t xml:space="preserve">Lab Check-off expectations.</w:t>
      </w:r>
    </w:p>
    <w:p w:rsidR="00000000" w:rsidDel="00000000" w:rsidP="00000000" w:rsidRDefault="00000000" w:rsidRPr="00000000" w14:paraId="000000DA">
      <w:pPr>
        <w:numPr>
          <w:ilvl w:val="3"/>
          <w:numId w:val="17"/>
        </w:numPr>
        <w:spacing w:after="0" w:afterAutospacing="0"/>
        <w:ind w:left="2880" w:hanging="360"/>
        <w:rPr/>
      </w:pPr>
      <w:r w:rsidDel="00000000" w:rsidR="00000000" w:rsidRPr="00000000">
        <w:rPr>
          <w:rtl w:val="0"/>
        </w:rPr>
        <w:t xml:space="preserve">Do NOT check off students unless they stayed for the entirety of the lab. (We won't check them off if they come in late or at the end to get checked off).</w:t>
      </w:r>
    </w:p>
    <w:p w:rsidR="00000000" w:rsidDel="00000000" w:rsidP="00000000" w:rsidRDefault="00000000" w:rsidRPr="00000000" w14:paraId="000000DB">
      <w:pPr>
        <w:numPr>
          <w:ilvl w:val="3"/>
          <w:numId w:val="17"/>
        </w:numPr>
        <w:spacing w:after="0" w:afterAutospacing="0"/>
        <w:ind w:left="2880" w:hanging="360"/>
        <w:rPr/>
      </w:pPr>
      <w:r w:rsidDel="00000000" w:rsidR="00000000" w:rsidRPr="00000000">
        <w:rPr>
          <w:rtl w:val="0"/>
        </w:rPr>
        <w:t xml:space="preserve">It is OK to check them off if they stay for the whole discussion and finish the lab early.</w:t>
      </w:r>
    </w:p>
    <w:p w:rsidR="00000000" w:rsidDel="00000000" w:rsidP="00000000" w:rsidRDefault="00000000" w:rsidRPr="00000000" w14:paraId="000000DC">
      <w:pPr>
        <w:numPr>
          <w:ilvl w:val="1"/>
          <w:numId w:val="17"/>
        </w:numPr>
        <w:spacing w:after="0" w:afterAutospacing="0"/>
        <w:ind w:left="1440" w:hanging="360"/>
        <w:rPr/>
      </w:pPr>
      <w:r w:rsidDel="00000000" w:rsidR="00000000" w:rsidRPr="00000000">
        <w:rPr>
          <w:rtl w:val="0"/>
        </w:rPr>
        <w:t xml:space="preserve">(Optional) Email policy. (e.g. “Please put [Data 8] in the subject line.”)</w:t>
      </w:r>
    </w:p>
    <w:p w:rsidR="00000000" w:rsidDel="00000000" w:rsidP="00000000" w:rsidRDefault="00000000" w:rsidRPr="00000000" w14:paraId="000000DD">
      <w:pPr>
        <w:numPr>
          <w:ilvl w:val="1"/>
          <w:numId w:val="17"/>
        </w:numPr>
        <w:spacing w:after="0" w:afterAutospacing="0"/>
        <w:ind w:left="1440" w:hanging="360"/>
        <w:rPr/>
      </w:pPr>
      <w:r w:rsidDel="00000000" w:rsidR="00000000" w:rsidRPr="00000000">
        <w:rPr>
          <w:rtl w:val="0"/>
        </w:rPr>
        <w:t xml:space="preserve">(Optional) No laptop/electronics policy during discussion. This aids in increasing participation and attaining students’ focus. </w:t>
      </w:r>
    </w:p>
    <w:p w:rsidR="00000000" w:rsidDel="00000000" w:rsidP="00000000" w:rsidRDefault="00000000" w:rsidRPr="00000000" w14:paraId="000000DE">
      <w:pPr>
        <w:numPr>
          <w:ilvl w:val="0"/>
          <w:numId w:val="17"/>
        </w:numPr>
        <w:spacing w:after="0" w:afterAutospacing="0"/>
        <w:ind w:left="720" w:hanging="360"/>
        <w:rPr>
          <w:u w:val="none"/>
        </w:rPr>
      </w:pPr>
      <w:r w:rsidDel="00000000" w:rsidR="00000000" w:rsidRPr="00000000">
        <w:rPr>
          <w:rtl w:val="0"/>
        </w:rPr>
        <w:t xml:space="preserve">Emphasize the importance of discussion and collaboration from the get-go! </w:t>
      </w:r>
    </w:p>
    <w:p w:rsidR="00000000" w:rsidDel="00000000" w:rsidP="00000000" w:rsidRDefault="00000000" w:rsidRPr="00000000" w14:paraId="000000DF">
      <w:pPr>
        <w:numPr>
          <w:ilvl w:val="1"/>
          <w:numId w:val="17"/>
        </w:numPr>
        <w:spacing w:after="0" w:afterAutospacing="0"/>
        <w:ind w:left="1440" w:hanging="360"/>
        <w:rPr>
          <w:u w:val="none"/>
        </w:rPr>
      </w:pPr>
      <w:r w:rsidDel="00000000" w:rsidR="00000000" w:rsidRPr="00000000">
        <w:rPr>
          <w:rtl w:val="0"/>
        </w:rPr>
        <w:t xml:space="preserve">It can be helpful to talk to learning assistants </w:t>
      </w:r>
      <w:r w:rsidDel="00000000" w:rsidR="00000000" w:rsidRPr="00000000">
        <w:rPr>
          <w:rtl w:val="0"/>
        </w:rPr>
        <w:t xml:space="preserve">during lab to provide</w:t>
      </w:r>
      <w:r w:rsidDel="00000000" w:rsidR="00000000" w:rsidRPr="00000000">
        <w:rPr>
          <w:rtl w:val="0"/>
        </w:rPr>
        <w:t xml:space="preserve"> background noise. This way, students don’t feel like they’re breaking the silence of a quiet room when they talk to one another.</w:t>
      </w:r>
    </w:p>
    <w:p w:rsidR="00000000" w:rsidDel="00000000" w:rsidP="00000000" w:rsidRDefault="00000000" w:rsidRPr="00000000" w14:paraId="000000E0">
      <w:pPr>
        <w:numPr>
          <w:ilvl w:val="1"/>
          <w:numId w:val="17"/>
        </w:numPr>
        <w:spacing w:after="0" w:afterAutospacing="0"/>
        <w:ind w:left="1440" w:hanging="360"/>
        <w:rPr>
          <w:u w:val="none"/>
        </w:rPr>
      </w:pPr>
      <w:r w:rsidDel="00000000" w:rsidR="00000000" w:rsidRPr="00000000">
        <w:rPr>
          <w:rtl w:val="0"/>
        </w:rPr>
        <w:t xml:space="preserve">Walk around the room and check in with groups of students/ask them to walk you through their approach - this helps you get to students and encourages collaboration.</w:t>
      </w:r>
    </w:p>
    <w:p w:rsidR="00000000" w:rsidDel="00000000" w:rsidP="00000000" w:rsidRDefault="00000000" w:rsidRPr="00000000" w14:paraId="000000E1">
      <w:pPr>
        <w:numPr>
          <w:ilvl w:val="0"/>
          <w:numId w:val="17"/>
        </w:numPr>
        <w:spacing w:after="0" w:afterAutospacing="0"/>
        <w:ind w:left="720" w:hanging="360"/>
        <w:rPr/>
      </w:pPr>
      <w:r w:rsidDel="00000000" w:rsidR="00000000" w:rsidRPr="00000000">
        <w:rPr>
          <w:rtl w:val="0"/>
        </w:rPr>
        <w:t xml:space="preserve">(Optional) Send out a Pre-Semester Survey. </w:t>
      </w:r>
    </w:p>
    <w:p w:rsidR="00000000" w:rsidDel="00000000" w:rsidP="00000000" w:rsidRDefault="00000000" w:rsidRPr="00000000" w14:paraId="000000E2">
      <w:pPr>
        <w:numPr>
          <w:ilvl w:val="1"/>
          <w:numId w:val="17"/>
        </w:numPr>
        <w:spacing w:after="0" w:afterAutospacing="0"/>
        <w:ind w:left="1440" w:hanging="360"/>
        <w:rPr/>
      </w:pPr>
      <w:r w:rsidDel="00000000" w:rsidR="00000000" w:rsidRPr="00000000">
        <w:rPr>
          <w:rtl w:val="0"/>
        </w:rPr>
        <w:t xml:space="preserve">Get to know your students better! Sample questions include: Name, Major, Year, Pronouns, Academic Background in Computer Science and Statistics, Goal for this class, Learning style, Favorite Animal, etc.</w:t>
      </w:r>
    </w:p>
    <w:p w:rsidR="00000000" w:rsidDel="00000000" w:rsidP="00000000" w:rsidRDefault="00000000" w:rsidRPr="00000000" w14:paraId="000000E3">
      <w:pPr>
        <w:numPr>
          <w:ilvl w:val="0"/>
          <w:numId w:val="17"/>
        </w:numPr>
        <w:spacing w:after="0" w:afterAutospacing="0"/>
        <w:ind w:left="720" w:hanging="360"/>
      </w:pPr>
      <w:r w:rsidDel="00000000" w:rsidR="00000000" w:rsidRPr="00000000">
        <w:rPr>
          <w:rtl w:val="0"/>
        </w:rPr>
        <w:t xml:space="preserve">Icebreakers:</w:t>
      </w:r>
    </w:p>
    <w:p w:rsidR="00000000" w:rsidDel="00000000" w:rsidP="00000000" w:rsidRDefault="00000000" w:rsidRPr="00000000" w14:paraId="000000E4">
      <w:pPr>
        <w:numPr>
          <w:ilvl w:val="1"/>
          <w:numId w:val="17"/>
        </w:numPr>
        <w:spacing w:after="0" w:afterAutospacing="0"/>
        <w:ind w:left="1440" w:hanging="360"/>
      </w:pPr>
      <w:r w:rsidDel="00000000" w:rsidR="00000000" w:rsidRPr="00000000">
        <w:rPr>
          <w:rtl w:val="0"/>
        </w:rPr>
        <w:t xml:space="preserve">Having an icebreaker during the first lab really helps both you and the students to get to know each other.</w:t>
      </w:r>
    </w:p>
    <w:p w:rsidR="00000000" w:rsidDel="00000000" w:rsidP="00000000" w:rsidRDefault="00000000" w:rsidRPr="00000000" w14:paraId="000000E5">
      <w:pPr>
        <w:numPr>
          <w:ilvl w:val="1"/>
          <w:numId w:val="17"/>
        </w:numPr>
        <w:spacing w:after="0" w:afterAutospacing="0"/>
        <w:ind w:left="1440" w:hanging="360"/>
      </w:pPr>
      <w:r w:rsidDel="00000000" w:rsidR="00000000" w:rsidRPr="00000000">
        <w:rPr>
          <w:rtl w:val="0"/>
        </w:rPr>
        <w:t xml:space="preserve">Students can potentially form discussion groups and find project partners through icebreakers! Knowing other students in the class helps one stay connected in this course as well.</w:t>
      </w:r>
    </w:p>
    <w:p w:rsidR="00000000" w:rsidDel="00000000" w:rsidP="00000000" w:rsidRDefault="00000000" w:rsidRPr="00000000" w14:paraId="000000E6">
      <w:pPr>
        <w:numPr>
          <w:ilvl w:val="1"/>
          <w:numId w:val="17"/>
        </w:numPr>
        <w:spacing w:after="0" w:afterAutospacing="0"/>
        <w:ind w:left="1440" w:hanging="360"/>
      </w:pPr>
      <w:r w:rsidDel="00000000" w:rsidR="00000000" w:rsidRPr="00000000">
        <w:rPr>
          <w:rtl w:val="0"/>
        </w:rPr>
        <w:t xml:space="preserve">Icebreaker Ideas</w:t>
      </w:r>
      <w:r w:rsidDel="00000000" w:rsidR="00000000" w:rsidRPr="00000000">
        <w:rPr>
          <w:rtl w:val="0"/>
        </w:rPr>
        <w:t xml:space="preserve">:</w:t>
      </w:r>
    </w:p>
    <w:p w:rsidR="00000000" w:rsidDel="00000000" w:rsidP="00000000" w:rsidRDefault="00000000" w:rsidRPr="00000000" w14:paraId="000000E7">
      <w:pPr>
        <w:numPr>
          <w:ilvl w:val="2"/>
          <w:numId w:val="17"/>
        </w:numPr>
        <w:spacing w:after="0" w:afterAutospacing="0"/>
        <w:ind w:left="2160" w:hanging="360"/>
      </w:pPr>
      <w:r w:rsidDel="00000000" w:rsidR="00000000" w:rsidRPr="00000000">
        <w:rPr>
          <w:rtl w:val="0"/>
        </w:rPr>
        <w:t xml:space="preserve">Vinitra: Numerical 2 truths and lie, and groups pick one and share with the class.</w:t>
      </w:r>
    </w:p>
    <w:p w:rsidR="00000000" w:rsidDel="00000000" w:rsidP="00000000" w:rsidRDefault="00000000" w:rsidRPr="00000000" w14:paraId="000000E8">
      <w:pPr>
        <w:numPr>
          <w:ilvl w:val="2"/>
          <w:numId w:val="17"/>
        </w:numPr>
        <w:spacing w:after="0" w:afterAutospacing="0"/>
        <w:ind w:left="2160" w:hanging="360"/>
      </w:pPr>
      <w:r w:rsidDel="00000000" w:rsidR="00000000" w:rsidRPr="00000000">
        <w:rPr>
          <w:rtl w:val="0"/>
        </w:rPr>
        <w:t xml:space="preserve">Vasilis: Why you’re taking the class + tell me something people don’t usually know about you.</w:t>
      </w:r>
    </w:p>
    <w:p w:rsidR="00000000" w:rsidDel="00000000" w:rsidP="00000000" w:rsidRDefault="00000000" w:rsidRPr="00000000" w14:paraId="000000E9">
      <w:pPr>
        <w:numPr>
          <w:ilvl w:val="2"/>
          <w:numId w:val="17"/>
        </w:numPr>
        <w:spacing w:after="0" w:afterAutospacing="0"/>
        <w:ind w:left="2160" w:hanging="360"/>
      </w:pPr>
      <w:r w:rsidDel="00000000" w:rsidR="00000000" w:rsidRPr="00000000">
        <w:rPr>
          <w:rtl w:val="0"/>
        </w:rPr>
        <w:t xml:space="preserve">Fahad: Spirit Animal and explanation.</w:t>
      </w:r>
    </w:p>
    <w:p w:rsidR="00000000" w:rsidDel="00000000" w:rsidP="00000000" w:rsidRDefault="00000000" w:rsidRPr="00000000" w14:paraId="000000EA">
      <w:pPr>
        <w:numPr>
          <w:ilvl w:val="2"/>
          <w:numId w:val="17"/>
        </w:numPr>
        <w:spacing w:after="0" w:afterAutospacing="0"/>
        <w:ind w:left="2160" w:hanging="360"/>
      </w:pPr>
      <w:r w:rsidDel="00000000" w:rsidR="00000000" w:rsidRPr="00000000">
        <w:rPr>
          <w:rtl w:val="0"/>
        </w:rPr>
        <w:t xml:space="preserve">Maddy: Share “something interesting they did this break” in groups of 4-6, each group picks one and shares with the class at the end. </w:t>
      </w:r>
    </w:p>
    <w:p w:rsidR="00000000" w:rsidDel="00000000" w:rsidP="00000000" w:rsidRDefault="00000000" w:rsidRPr="00000000" w14:paraId="000000EB">
      <w:pPr>
        <w:numPr>
          <w:ilvl w:val="3"/>
          <w:numId w:val="17"/>
        </w:numPr>
        <w:spacing w:after="0" w:afterAutospacing="0"/>
        <w:ind w:left="2880" w:hanging="360"/>
      </w:pPr>
      <w:r w:rsidDel="00000000" w:rsidR="00000000" w:rsidRPr="00000000">
        <w:rPr>
          <w:rtl w:val="0"/>
        </w:rPr>
        <w:t xml:space="preserve">Not everybody likes to share with a class, but those that do get a chance to speak/have fun, good way to get conversation started.</w:t>
      </w:r>
    </w:p>
    <w:p w:rsidR="00000000" w:rsidDel="00000000" w:rsidP="00000000" w:rsidRDefault="00000000" w:rsidRPr="00000000" w14:paraId="000000EC">
      <w:pPr>
        <w:numPr>
          <w:ilvl w:val="2"/>
          <w:numId w:val="17"/>
        </w:numPr>
        <w:spacing w:after="0" w:afterAutospacing="0"/>
        <w:ind w:left="2160" w:hanging="360"/>
      </w:pPr>
      <w:r w:rsidDel="00000000" w:rsidR="00000000" w:rsidRPr="00000000">
        <w:rPr>
          <w:rtl w:val="0"/>
        </w:rPr>
        <w:t xml:space="preserve">Jiayi: Share a unique numerical fact about you! </w:t>
      </w:r>
    </w:p>
    <w:p w:rsidR="00000000" w:rsidDel="00000000" w:rsidP="00000000" w:rsidRDefault="00000000" w:rsidRPr="00000000" w14:paraId="000000ED">
      <w:pPr>
        <w:numPr>
          <w:ilvl w:val="3"/>
          <w:numId w:val="17"/>
        </w:numPr>
        <w:spacing w:after="0" w:afterAutospacing="0"/>
        <w:ind w:left="2880" w:hanging="360"/>
      </w:pPr>
      <w:r w:rsidDel="00000000" w:rsidR="00000000" w:rsidRPr="00000000">
        <w:rPr>
          <w:rtl w:val="0"/>
        </w:rPr>
        <w:t xml:space="preserve">e.g. This is my 7th semester with Data 8.</w:t>
      </w:r>
    </w:p>
    <w:p w:rsidR="00000000" w:rsidDel="00000000" w:rsidP="00000000" w:rsidRDefault="00000000" w:rsidRPr="00000000" w14:paraId="000000EE">
      <w:pPr>
        <w:numPr>
          <w:ilvl w:val="2"/>
          <w:numId w:val="17"/>
        </w:numPr>
        <w:spacing w:after="0" w:afterAutospacing="0"/>
        <w:ind w:left="2160" w:hanging="360"/>
      </w:pPr>
      <w:r w:rsidDel="00000000" w:rsidR="00000000" w:rsidRPr="00000000">
        <w:rPr>
          <w:rtl w:val="0"/>
        </w:rPr>
        <w:t xml:space="preserve">Emma: your favorite class you’ve taken at Cal! </w:t>
      </w:r>
    </w:p>
    <w:p w:rsidR="00000000" w:rsidDel="00000000" w:rsidP="00000000" w:rsidRDefault="00000000" w:rsidRPr="00000000" w14:paraId="000000EF">
      <w:pPr>
        <w:numPr>
          <w:ilvl w:val="3"/>
          <w:numId w:val="17"/>
        </w:numPr>
        <w:spacing w:after="0" w:afterAutospacing="0"/>
        <w:ind w:left="2880" w:hanging="360"/>
      </w:pPr>
      <w:r w:rsidDel="00000000" w:rsidR="00000000" w:rsidRPr="00000000">
        <w:rPr>
          <w:rtl w:val="0"/>
        </w:rPr>
        <w:t xml:space="preserve">Pretty cool because you can get class suggestions this way too.</w:t>
      </w:r>
    </w:p>
    <w:p w:rsidR="00000000" w:rsidDel="00000000" w:rsidP="00000000" w:rsidRDefault="00000000" w:rsidRPr="00000000" w14:paraId="000000F0">
      <w:pPr>
        <w:numPr>
          <w:ilvl w:val="2"/>
          <w:numId w:val="17"/>
        </w:numPr>
        <w:ind w:left="2160" w:hanging="360"/>
        <w:rPr>
          <w:u w:val="none"/>
        </w:rPr>
      </w:pPr>
      <w:r w:rsidDel="00000000" w:rsidR="00000000" w:rsidRPr="00000000">
        <w:rPr>
          <w:rtl w:val="0"/>
        </w:rPr>
        <w:t xml:space="preserve">Divyesh: In groups of at least 4, have students find the most obscure/unusual thing they have in common, then have each group share what they found! One semester, 5 people in a group all had a sister with the same name</w:t>
      </w:r>
    </w:p>
    <w:p w:rsidR="00000000" w:rsidDel="00000000" w:rsidP="00000000" w:rsidRDefault="00000000" w:rsidRPr="00000000" w14:paraId="000000F1">
      <w:pPr>
        <w:pStyle w:val="Heading2"/>
        <w:rPr/>
      </w:pPr>
      <w:bookmarkStart w:colFirst="0" w:colLast="0" w:name="_gd5472t0je29" w:id="11"/>
      <w:bookmarkEnd w:id="11"/>
      <w:r w:rsidDel="00000000" w:rsidR="00000000" w:rsidRPr="00000000">
        <w:rPr>
          <w:rtl w:val="0"/>
        </w:rPr>
        <w:t xml:space="preserve">Lab Credit Policy</w:t>
      </w:r>
    </w:p>
    <w:p w:rsidR="00000000" w:rsidDel="00000000" w:rsidP="00000000" w:rsidRDefault="00000000" w:rsidRPr="00000000" w14:paraId="000000F2">
      <w:pPr>
        <w:rPr/>
      </w:pPr>
      <w:r w:rsidDel="00000000" w:rsidR="00000000" w:rsidRPr="00000000">
        <w:rPr>
          <w:rtl w:val="0"/>
        </w:rPr>
        <w:t xml:space="preserve">As of Spring 2019, there are 2 ways for a student to get credit:</w:t>
      </w:r>
    </w:p>
    <w:p w:rsidR="00000000" w:rsidDel="00000000" w:rsidP="00000000" w:rsidRDefault="00000000" w:rsidRPr="00000000" w14:paraId="000000F3">
      <w:pPr>
        <w:numPr>
          <w:ilvl w:val="0"/>
          <w:numId w:val="10"/>
        </w:numPr>
        <w:spacing w:after="0" w:afterAutospacing="0"/>
        <w:ind w:left="720" w:hanging="360"/>
        <w:rPr>
          <w:u w:val="none"/>
        </w:rPr>
      </w:pPr>
      <w:r w:rsidDel="00000000" w:rsidR="00000000" w:rsidRPr="00000000">
        <w:rPr>
          <w:rtl w:val="0"/>
        </w:rPr>
        <w:t xml:space="preserve">The student completes the lab getting 100% on all tests and submits before 9AM on Wednesday.</w:t>
      </w:r>
    </w:p>
    <w:p w:rsidR="00000000" w:rsidDel="00000000" w:rsidP="00000000" w:rsidRDefault="00000000" w:rsidRPr="00000000" w14:paraId="000000F4">
      <w:pPr>
        <w:numPr>
          <w:ilvl w:val="0"/>
          <w:numId w:val="10"/>
        </w:numPr>
        <w:spacing w:after="0" w:afterAutospacing="0"/>
        <w:ind w:left="720" w:hanging="360"/>
        <w:rPr>
          <w:u w:val="none"/>
        </w:rPr>
      </w:pPr>
      <w:r w:rsidDel="00000000" w:rsidR="00000000" w:rsidRPr="00000000">
        <w:rPr>
          <w:rtl w:val="0"/>
        </w:rPr>
        <w:t xml:space="preserve">The student comes to his/her enrolled lab, stays at least for the discussion portion of the lab, finishes the lab in class, submits, and gets checked off. </w:t>
      </w:r>
    </w:p>
    <w:p w:rsidR="00000000" w:rsidDel="00000000" w:rsidP="00000000" w:rsidRDefault="00000000" w:rsidRPr="00000000" w14:paraId="000000F5">
      <w:pPr>
        <w:numPr>
          <w:ilvl w:val="1"/>
          <w:numId w:val="10"/>
        </w:numPr>
        <w:spacing w:after="0" w:afterAutospacing="0"/>
        <w:ind w:left="1440" w:hanging="360"/>
        <w:rPr>
          <w:u w:val="none"/>
        </w:rPr>
      </w:pPr>
      <w:r w:rsidDel="00000000" w:rsidR="00000000" w:rsidRPr="00000000">
        <w:rPr>
          <w:rtl w:val="0"/>
        </w:rPr>
        <w:t xml:space="preserve">At the end of the lab, if the student has not finished, as long as the student was actively doing the lab, the student is able to get checked off.</w:t>
      </w:r>
    </w:p>
    <w:p w:rsidR="00000000" w:rsidDel="00000000" w:rsidP="00000000" w:rsidRDefault="00000000" w:rsidRPr="00000000" w14:paraId="000000F6">
      <w:pPr>
        <w:numPr>
          <w:ilvl w:val="1"/>
          <w:numId w:val="10"/>
        </w:numPr>
        <w:ind w:left="1440" w:hanging="360"/>
        <w:rPr>
          <w:u w:val="none"/>
        </w:rPr>
      </w:pPr>
      <w:r w:rsidDel="00000000" w:rsidR="00000000" w:rsidRPr="00000000">
        <w:rPr>
          <w:rtl w:val="0"/>
        </w:rPr>
        <w:t xml:space="preserve">If the student comes to the enrolled lab with the lab finished, the student must stay for the discussion portion still.</w:t>
      </w:r>
    </w:p>
    <w:p w:rsidR="00000000" w:rsidDel="00000000" w:rsidP="00000000" w:rsidRDefault="00000000" w:rsidRPr="00000000" w14:paraId="000000F7">
      <w:pPr>
        <w:rPr/>
      </w:pPr>
      <w:r w:rsidDel="00000000" w:rsidR="00000000" w:rsidRPr="00000000">
        <w:rPr>
          <w:rtl w:val="0"/>
        </w:rPr>
        <w:t xml:space="preserve">One time exceptions:</w:t>
      </w:r>
    </w:p>
    <w:p w:rsidR="00000000" w:rsidDel="00000000" w:rsidP="00000000" w:rsidRDefault="00000000" w:rsidRPr="00000000" w14:paraId="000000F8">
      <w:pPr>
        <w:rPr/>
      </w:pPr>
      <w:r w:rsidDel="00000000" w:rsidR="00000000" w:rsidRPr="00000000">
        <w:rPr>
          <w:rtl w:val="0"/>
        </w:rPr>
        <w:t xml:space="preserve">If the student cannot attend the physical lab for its entirety, the student can go to another lab's discussion portion and then go to the enrolled lab to get checked off. The check off happens in the student's enrolled lab. Both uGSIs must be told in advance the situation, and there must be a legitimate reason for the exception.</w:t>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line="240" w:lineRule="auto"/>
        <w:rPr/>
      </w:pPr>
      <w:bookmarkStart w:colFirst="0" w:colLast="0" w:name="_u4j4hvh6iu85" w:id="12"/>
      <w:bookmarkEnd w:id="12"/>
      <w:r w:rsidDel="00000000" w:rsidR="00000000" w:rsidRPr="00000000">
        <w:rPr>
          <w:rtl w:val="0"/>
        </w:rPr>
        <w:t xml:space="preserve">Pedagogy</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Pedagogy is the art of teaching. Here are some tips and suggestions on how to teach more effectively.</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pStyle w:val="Heading2"/>
        <w:spacing w:after="0" w:line="240" w:lineRule="auto"/>
        <w:rPr/>
      </w:pPr>
      <w:bookmarkStart w:colFirst="0" w:colLast="0" w:name="_ckpatia0f5e0" w:id="13"/>
      <w:bookmarkEnd w:id="13"/>
      <w:r w:rsidDel="00000000" w:rsidR="00000000" w:rsidRPr="00000000">
        <w:rPr>
          <w:rtl w:val="0"/>
        </w:rPr>
        <w:t xml:space="preserve">Tips and strategies</w:t>
      </w:r>
    </w:p>
    <w:p w:rsidR="00000000" w:rsidDel="00000000" w:rsidP="00000000" w:rsidRDefault="00000000" w:rsidRPr="00000000" w14:paraId="000000F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Remember that students are seeing this material for the first time. Try to remember your thought process from the first time you learned it, and walk students through the thought process that helped you remember it the first time around!</w:t>
      </w:r>
    </w:p>
    <w:p w:rsidR="00000000" w:rsidDel="00000000" w:rsidP="00000000" w:rsidRDefault="00000000" w:rsidRPr="00000000" w14:paraId="00000100">
      <w:pPr>
        <w:numPr>
          <w:ilvl w:val="0"/>
          <w:numId w:val="22"/>
        </w:numPr>
        <w:spacing w:after="0" w:afterAutospacing="0"/>
        <w:ind w:left="720" w:hanging="360"/>
        <w:rPr>
          <w:u w:val="none"/>
        </w:rPr>
      </w:pPr>
      <w:r w:rsidDel="00000000" w:rsidR="00000000" w:rsidRPr="00000000">
        <w:rPr>
          <w:rtl w:val="0"/>
        </w:rPr>
        <w:t xml:space="preserve">Always carry whiteboard markers with you - the Soda front office will give you some for free. Whiteboard markers in rooms you teach or hold office hours in rarely exist or work. </w:t>
      </w:r>
    </w:p>
    <w:p w:rsidR="00000000" w:rsidDel="00000000" w:rsidP="00000000" w:rsidRDefault="00000000" w:rsidRPr="00000000" w14:paraId="00000101">
      <w:pPr>
        <w:numPr>
          <w:ilvl w:val="0"/>
          <w:numId w:val="22"/>
        </w:numPr>
        <w:spacing w:after="0" w:afterAutospacing="0"/>
        <w:ind w:left="720" w:hanging="360"/>
        <w:rPr>
          <w:u w:val="none"/>
        </w:rPr>
      </w:pPr>
      <w:r w:rsidDel="00000000" w:rsidR="00000000" w:rsidRPr="00000000">
        <w:rPr>
          <w:rtl w:val="0"/>
        </w:rPr>
        <w:t xml:space="preserve">When answering a student’s question in office hours, its best not to give them the answer directly - because then the student did not learn why they were stuck nor how to get unstuck. The goal is to ask the student guiding questions that lead the students slightly closer to the answer without showing them the whole way.</w:t>
      </w:r>
    </w:p>
    <w:p w:rsidR="00000000" w:rsidDel="00000000" w:rsidP="00000000" w:rsidRDefault="00000000" w:rsidRPr="00000000" w14:paraId="00000102">
      <w:pPr>
        <w:numPr>
          <w:ilvl w:val="1"/>
          <w:numId w:val="22"/>
        </w:numPr>
        <w:spacing w:after="0" w:afterAutospacing="0"/>
        <w:ind w:left="1440" w:hanging="360"/>
        <w:rPr>
          <w:u w:val="none"/>
        </w:rPr>
      </w:pPr>
      <w:r w:rsidDel="00000000" w:rsidR="00000000" w:rsidRPr="00000000">
        <w:rPr>
          <w:rtl w:val="0"/>
        </w:rPr>
        <w:t xml:space="preserve">Sometimes this is enough and the student can find the answer on their own.</w:t>
      </w:r>
    </w:p>
    <w:p w:rsidR="00000000" w:rsidDel="00000000" w:rsidP="00000000" w:rsidRDefault="00000000" w:rsidRPr="00000000" w14:paraId="00000103">
      <w:pPr>
        <w:numPr>
          <w:ilvl w:val="1"/>
          <w:numId w:val="22"/>
        </w:numPr>
        <w:spacing w:after="0" w:afterAutospacing="0"/>
        <w:ind w:left="1440" w:hanging="360"/>
        <w:rPr>
          <w:u w:val="none"/>
        </w:rPr>
      </w:pPr>
      <w:r w:rsidDel="00000000" w:rsidR="00000000" w:rsidRPr="00000000">
        <w:rPr>
          <w:rtl w:val="0"/>
        </w:rPr>
        <w:t xml:space="preserve">Other times more guiding questions must be created to help the student arrive ever closer at the answer.</w:t>
      </w:r>
    </w:p>
    <w:p w:rsidR="00000000" w:rsidDel="00000000" w:rsidP="00000000" w:rsidRDefault="00000000" w:rsidRPr="00000000" w14:paraId="00000104">
      <w:pPr>
        <w:numPr>
          <w:ilvl w:val="1"/>
          <w:numId w:val="22"/>
        </w:numPr>
        <w:spacing w:after="0" w:afterAutospacing="0"/>
        <w:ind w:left="1440" w:hanging="360"/>
        <w:rPr>
          <w:u w:val="none"/>
        </w:rPr>
      </w:pPr>
      <w:r w:rsidDel="00000000" w:rsidR="00000000" w:rsidRPr="00000000">
        <w:rPr>
          <w:rtl w:val="0"/>
        </w:rPr>
        <w:t xml:space="preserve">This strategy allows the student to see the guided thought process of solving the problem.</w:t>
      </w:r>
    </w:p>
    <w:p w:rsidR="00000000" w:rsidDel="00000000" w:rsidP="00000000" w:rsidRDefault="00000000" w:rsidRPr="00000000" w14:paraId="00000105">
      <w:pPr>
        <w:numPr>
          <w:ilvl w:val="0"/>
          <w:numId w:val="22"/>
        </w:numPr>
        <w:spacing w:after="0" w:afterAutospacing="0"/>
        <w:ind w:left="720" w:hanging="360"/>
        <w:rPr/>
      </w:pPr>
      <w:r w:rsidDel="00000000" w:rsidR="00000000" w:rsidRPr="00000000">
        <w:rPr>
          <w:rtl w:val="0"/>
        </w:rPr>
        <w:t xml:space="preserve">(Optional) Carry a small notebook and pen with you in office hours and around lab section to illustrate concepts. Sometimes examples are better communicated visually, instead of purely out loud, and pen and paper can be faster than instructing the student to slowly type the example in their jupyter notebook. </w:t>
      </w:r>
    </w:p>
    <w:p w:rsidR="00000000" w:rsidDel="00000000" w:rsidP="00000000" w:rsidRDefault="00000000" w:rsidRPr="00000000" w14:paraId="00000106">
      <w:pPr>
        <w:numPr>
          <w:ilvl w:val="1"/>
          <w:numId w:val="22"/>
        </w:numPr>
        <w:ind w:left="1440" w:hanging="360"/>
        <w:rPr/>
      </w:pPr>
      <w:r w:rsidDel="00000000" w:rsidR="00000000" w:rsidRPr="00000000">
        <w:rPr>
          <w:rtl w:val="0"/>
        </w:rPr>
        <w:t xml:space="preserve">An example usage: if you are trying to illustrate array indexing, you can draw my_arr = [1, 2, 3] , and use arrows and lines to illustrate that the third element is at index 2. </w:t>
      </w:r>
      <w:r w:rsidDel="00000000" w:rsidR="00000000" w:rsidRPr="00000000">
        <w:rPr>
          <w:rtl w:val="0"/>
        </w:rPr>
      </w:r>
    </w:p>
    <w:p w:rsidR="00000000" w:rsidDel="00000000" w:rsidP="00000000" w:rsidRDefault="00000000" w:rsidRPr="00000000" w14:paraId="00000107">
      <w:pPr>
        <w:pStyle w:val="Heading1"/>
        <w:rPr/>
      </w:pPr>
      <w:bookmarkStart w:colFirst="0" w:colLast="0" w:name="_dg0e4rplvap" w:id="14"/>
      <w:bookmarkEnd w:id="14"/>
      <w:r w:rsidDel="00000000" w:rsidR="00000000" w:rsidRPr="00000000">
        <w:rPr>
          <w:rtl w:val="0"/>
        </w:rPr>
        <w:t xml:space="preserve">Grading</w:t>
      </w:r>
    </w:p>
    <w:p w:rsidR="00000000" w:rsidDel="00000000" w:rsidP="00000000" w:rsidRDefault="00000000" w:rsidRPr="00000000" w14:paraId="00000108">
      <w:pPr>
        <w:spacing w:after="0" w:lineRule="auto"/>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Students really care about their grades. As a lab (u)GSI, maintaining the correct records for all 30 of your students is your responsibility. </w:t>
      </w:r>
    </w:p>
    <w:p w:rsidR="00000000" w:rsidDel="00000000" w:rsidP="00000000" w:rsidRDefault="00000000" w:rsidRPr="00000000" w14:paraId="0000010A">
      <w:pPr>
        <w:pStyle w:val="Heading2"/>
        <w:rPr/>
      </w:pPr>
      <w:bookmarkStart w:colFirst="0" w:colLast="0" w:name="_hpysso76luvk" w:id="15"/>
      <w:bookmarkEnd w:id="15"/>
      <w:r w:rsidDel="00000000" w:rsidR="00000000" w:rsidRPr="00000000">
        <w:rPr>
          <w:rtl w:val="0"/>
        </w:rPr>
        <w:t xml:space="preserve">Okpy (okpy.org)</w:t>
      </w:r>
    </w:p>
    <w:p w:rsidR="00000000" w:rsidDel="00000000" w:rsidP="00000000" w:rsidRDefault="00000000" w:rsidRPr="00000000" w14:paraId="0000010B">
      <w:pPr>
        <w:numPr>
          <w:ilvl w:val="0"/>
          <w:numId w:val="20"/>
        </w:numPr>
        <w:spacing w:after="0" w:afterAutospacing="0"/>
        <w:ind w:left="720" w:hanging="360"/>
        <w:rPr/>
      </w:pPr>
      <w:r w:rsidDel="00000000" w:rsidR="00000000" w:rsidRPr="00000000">
        <w:rPr>
          <w:rtl w:val="0"/>
        </w:rPr>
        <w:t xml:space="preserve">Used to autograde all labs, code portions of </w:t>
      </w:r>
      <w:r w:rsidDel="00000000" w:rsidR="00000000" w:rsidRPr="00000000">
        <w:rPr>
          <w:rtl w:val="0"/>
        </w:rPr>
        <w:t xml:space="preserve">assignments.</w:t>
      </w:r>
      <w:r w:rsidDel="00000000" w:rsidR="00000000" w:rsidRPr="00000000">
        <w:rPr>
          <w:rtl w:val="0"/>
        </w:rPr>
      </w:r>
    </w:p>
    <w:p w:rsidR="00000000" w:rsidDel="00000000" w:rsidP="00000000" w:rsidRDefault="00000000" w:rsidRPr="00000000" w14:paraId="0000010C">
      <w:pPr>
        <w:numPr>
          <w:ilvl w:val="0"/>
          <w:numId w:val="20"/>
        </w:numPr>
        <w:spacing w:after="0" w:afterAutospacing="0"/>
        <w:ind w:left="720" w:hanging="360"/>
        <w:rPr/>
      </w:pPr>
      <w:r w:rsidDel="00000000" w:rsidR="00000000" w:rsidRPr="00000000">
        <w:rPr>
          <w:rtl w:val="0"/>
        </w:rPr>
        <w:t xml:space="preserve">How to add newly enrolled/waitlisted students</w:t>
      </w:r>
    </w:p>
    <w:p w:rsidR="00000000" w:rsidDel="00000000" w:rsidP="00000000" w:rsidRDefault="00000000" w:rsidRPr="00000000" w14:paraId="0000010D">
      <w:pPr>
        <w:numPr>
          <w:ilvl w:val="1"/>
          <w:numId w:val="20"/>
        </w:numPr>
        <w:spacing w:after="0" w:afterAutospacing="0"/>
        <w:ind w:left="1440" w:hanging="360"/>
        <w:rPr/>
      </w:pPr>
      <w:r w:rsidDel="00000000" w:rsidR="00000000" w:rsidRPr="00000000">
        <w:rPr>
          <w:rtl w:val="0"/>
        </w:rPr>
        <w:t xml:space="preserve">As a lab GSI, you may only need to do this if the student joins the waitlist later than the first lab. Otherwise they are enrolled by the grading team.</w:t>
      </w:r>
      <w:r w:rsidDel="00000000" w:rsidR="00000000" w:rsidRPr="00000000">
        <w:rPr>
          <w:rtl w:val="0"/>
        </w:rPr>
      </w:r>
    </w:p>
    <w:p w:rsidR="00000000" w:rsidDel="00000000" w:rsidP="00000000" w:rsidRDefault="00000000" w:rsidRPr="00000000" w14:paraId="0000010E">
      <w:pPr>
        <w:numPr>
          <w:ilvl w:val="1"/>
          <w:numId w:val="20"/>
        </w:numPr>
        <w:spacing w:after="0" w:afterAutospacing="0"/>
        <w:ind w:left="1440" w:hanging="360"/>
        <w:rPr/>
      </w:pPr>
      <w:r w:rsidDel="00000000" w:rsidR="00000000" w:rsidRPr="00000000">
        <w:rPr>
          <w:rtl w:val="0"/>
        </w:rPr>
        <w:t xml:space="preserve">To add students, go to enrollment and fill out the add/edit participant form on the right-hand side (name, email and SID)</w:t>
      </w:r>
    </w:p>
    <w:p w:rsidR="00000000" w:rsidDel="00000000" w:rsidP="00000000" w:rsidRDefault="00000000" w:rsidRPr="00000000" w14:paraId="0000010F">
      <w:pPr>
        <w:numPr>
          <w:ilvl w:val="0"/>
          <w:numId w:val="20"/>
        </w:numPr>
        <w:spacing w:after="0" w:afterAutospacing="0"/>
        <w:ind w:left="720" w:hanging="360"/>
        <w:rPr/>
      </w:pPr>
      <w:r w:rsidDel="00000000" w:rsidR="00000000" w:rsidRPr="00000000">
        <w:rPr>
          <w:rtl w:val="0"/>
        </w:rPr>
        <w:t xml:space="preserve">If someone needs to change emails, look at both of their OkPy accounts</w:t>
      </w:r>
    </w:p>
    <w:p w:rsidR="00000000" w:rsidDel="00000000" w:rsidP="00000000" w:rsidRDefault="00000000" w:rsidRPr="00000000" w14:paraId="00000110">
      <w:pPr>
        <w:numPr>
          <w:ilvl w:val="1"/>
          <w:numId w:val="20"/>
        </w:numPr>
        <w:spacing w:after="0" w:afterAutospacing="0"/>
        <w:ind w:left="1440" w:hanging="360"/>
        <w:rPr/>
      </w:pPr>
      <w:r w:rsidDel="00000000" w:rsidR="00000000" w:rsidRPr="00000000">
        <w:rPr>
          <w:rtl w:val="0"/>
        </w:rPr>
        <w:t xml:space="preserve">If all submissions on one account, no action required.</w:t>
        <w:br w:type="textWrapping"/>
        <w:t xml:space="preserve">Otherwise, notify the grading team.</w:t>
      </w:r>
    </w:p>
    <w:p w:rsidR="00000000" w:rsidDel="00000000" w:rsidP="00000000" w:rsidRDefault="00000000" w:rsidRPr="00000000" w14:paraId="00000111">
      <w:pPr>
        <w:numPr>
          <w:ilvl w:val="0"/>
          <w:numId w:val="20"/>
        </w:numPr>
        <w:spacing w:after="0" w:afterAutospacing="0"/>
        <w:ind w:left="720" w:hanging="360"/>
        <w:rPr/>
      </w:pPr>
      <w:r w:rsidDel="00000000" w:rsidR="00000000" w:rsidRPr="00000000">
        <w:rPr>
          <w:rFonts w:ascii="Arial Unicode MS" w:cs="Arial Unicode MS" w:eastAsia="Arial Unicode MS" w:hAnsi="Arial Unicode MS"/>
          <w:rtl w:val="0"/>
        </w:rPr>
        <w:t xml:space="preserve">Autograding: go to assignment, click on detailed stats, search the student, click grade → autograde on the assignment. The top graded score will be kept.</w:t>
      </w:r>
    </w:p>
    <w:p w:rsidR="00000000" w:rsidDel="00000000" w:rsidP="00000000" w:rsidRDefault="00000000" w:rsidRPr="00000000" w14:paraId="00000112">
      <w:pPr>
        <w:numPr>
          <w:ilvl w:val="0"/>
          <w:numId w:val="20"/>
        </w:numPr>
        <w:ind w:left="720" w:hanging="360"/>
        <w:rPr/>
      </w:pPr>
      <w:r w:rsidDel="00000000" w:rsidR="00000000" w:rsidRPr="00000000">
        <w:rPr>
          <w:rtl w:val="0"/>
        </w:rPr>
        <w:t xml:space="preserve">Weird issues with grading: compare their code with the staff solution. If the mistake is indeed ours, submit to the grading team link (link created TBD)</w:t>
      </w:r>
    </w:p>
    <w:p w:rsidR="00000000" w:rsidDel="00000000" w:rsidP="00000000" w:rsidRDefault="00000000" w:rsidRPr="00000000" w14:paraId="00000113">
      <w:pPr>
        <w:pStyle w:val="Heading2"/>
        <w:rPr/>
      </w:pPr>
      <w:bookmarkStart w:colFirst="0" w:colLast="0" w:name="_lye2f7c4kjwp" w:id="16"/>
      <w:bookmarkEnd w:id="16"/>
      <w:r w:rsidDel="00000000" w:rsidR="00000000" w:rsidRPr="00000000">
        <w:rPr>
          <w:rtl w:val="0"/>
        </w:rPr>
        <w:t xml:space="preserve">Gradescope (gradescope.com)</w:t>
      </w:r>
    </w:p>
    <w:p w:rsidR="00000000" w:rsidDel="00000000" w:rsidP="00000000" w:rsidRDefault="00000000" w:rsidRPr="00000000" w14:paraId="00000114">
      <w:pPr>
        <w:numPr>
          <w:ilvl w:val="0"/>
          <w:numId w:val="20"/>
        </w:numPr>
        <w:spacing w:after="0" w:afterAutospacing="0"/>
        <w:ind w:left="720" w:hanging="360"/>
        <w:rPr/>
      </w:pPr>
      <w:r w:rsidDel="00000000" w:rsidR="00000000" w:rsidRPr="00000000">
        <w:rPr>
          <w:rtl w:val="0"/>
        </w:rPr>
        <w:t xml:space="preserve">Used to grade the written portion of assignments and exams.</w:t>
      </w:r>
    </w:p>
    <w:p w:rsidR="00000000" w:rsidDel="00000000" w:rsidP="00000000" w:rsidRDefault="00000000" w:rsidRPr="00000000" w14:paraId="00000115">
      <w:pPr>
        <w:numPr>
          <w:ilvl w:val="0"/>
          <w:numId w:val="20"/>
        </w:numPr>
        <w:spacing w:after="0" w:afterAutospacing="0"/>
        <w:ind w:left="720" w:hanging="360"/>
        <w:rPr/>
      </w:pPr>
      <w:r w:rsidDel="00000000" w:rsidR="00000000" w:rsidRPr="00000000">
        <w:rPr>
          <w:rtl w:val="0"/>
        </w:rPr>
        <w:t xml:space="preserve">Adding (a different email) to Gradescope for a newly enrolled/waitlisted student: </w:t>
      </w:r>
    </w:p>
    <w:p w:rsidR="00000000" w:rsidDel="00000000" w:rsidP="00000000" w:rsidRDefault="00000000" w:rsidRPr="00000000" w14:paraId="00000116">
      <w:pPr>
        <w:numPr>
          <w:ilvl w:val="1"/>
          <w:numId w:val="20"/>
        </w:numPr>
        <w:spacing w:after="0" w:afterAutospacing="0"/>
        <w:ind w:left="1440" w:hanging="360"/>
        <w:rPr/>
      </w:pPr>
      <w:r w:rsidDel="00000000" w:rsidR="00000000" w:rsidRPr="00000000">
        <w:rPr>
          <w:rtl w:val="0"/>
        </w:rPr>
        <w:t xml:space="preserve">Click on roster, click on “add students and staff” at the bottom right, add info the same way you do in OkPy</w:t>
      </w:r>
    </w:p>
    <w:p w:rsidR="00000000" w:rsidDel="00000000" w:rsidP="00000000" w:rsidRDefault="00000000" w:rsidRPr="00000000" w14:paraId="00000117">
      <w:pPr>
        <w:numPr>
          <w:ilvl w:val="0"/>
          <w:numId w:val="20"/>
        </w:numPr>
        <w:spacing w:after="0" w:afterAutospacing="0"/>
        <w:ind w:left="720" w:hanging="360"/>
        <w:rPr/>
      </w:pPr>
      <w:r w:rsidDel="00000000" w:rsidR="00000000" w:rsidRPr="00000000">
        <w:rPr>
          <w:rtl w:val="0"/>
        </w:rPr>
        <w:t xml:space="preserve">Regrade requests</w:t>
      </w:r>
    </w:p>
    <w:p w:rsidR="00000000" w:rsidDel="00000000" w:rsidP="00000000" w:rsidRDefault="00000000" w:rsidRPr="00000000" w14:paraId="00000118">
      <w:pPr>
        <w:numPr>
          <w:ilvl w:val="1"/>
          <w:numId w:val="20"/>
        </w:numPr>
        <w:spacing w:after="0" w:afterAutospacing="0"/>
        <w:ind w:left="1440" w:hanging="360"/>
        <w:rPr/>
      </w:pPr>
      <w:r w:rsidDel="00000000" w:rsidR="00000000" w:rsidRPr="00000000">
        <w:rPr>
          <w:rtl w:val="0"/>
        </w:rPr>
        <w:t xml:space="preserve">If a student emails you with an issue about an assignment on Gradescope, refer them to the specific assignment on Gradescope and submit a regrade request there. The regrade request will go to the original grader, you do not have to regrade the question yourself (unless this is an exam question that you graded).</w:t>
      </w:r>
    </w:p>
    <w:p w:rsidR="00000000" w:rsidDel="00000000" w:rsidP="00000000" w:rsidRDefault="00000000" w:rsidRPr="00000000" w14:paraId="00000119">
      <w:pPr>
        <w:numPr>
          <w:ilvl w:val="1"/>
          <w:numId w:val="20"/>
        </w:numPr>
        <w:ind w:left="1440" w:hanging="360"/>
        <w:rPr/>
      </w:pPr>
      <w:r w:rsidDel="00000000" w:rsidR="00000000" w:rsidRPr="00000000">
        <w:rPr>
          <w:rtl w:val="0"/>
        </w:rPr>
        <w:t xml:space="preserve">If they changed the question and the cell is not on Gradescope, they’ll need to submit a regrade request with instructions for the tutor to go to OkPy and look at their answer.</w:t>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pStyle w:val="Heading2"/>
        <w:rPr/>
      </w:pPr>
      <w:bookmarkStart w:colFirst="0" w:colLast="0" w:name="_dx1taj5pfup2" w:id="17"/>
      <w:bookmarkEnd w:id="17"/>
      <w:r w:rsidDel="00000000" w:rsidR="00000000" w:rsidRPr="00000000">
        <w:rPr>
          <w:rtl w:val="0"/>
        </w:rPr>
        <w:t xml:space="preserve">Extensions and Exceptions</w:t>
      </w:r>
    </w:p>
    <w:p w:rsidR="00000000" w:rsidDel="00000000" w:rsidP="00000000" w:rsidRDefault="00000000" w:rsidRPr="00000000" w14:paraId="0000011C">
      <w:pPr>
        <w:numPr>
          <w:ilvl w:val="0"/>
          <w:numId w:val="23"/>
        </w:numPr>
        <w:spacing w:after="0" w:afterAutospacing="0"/>
        <w:ind w:left="720" w:hanging="360"/>
        <w:rPr>
          <w:u w:val="none"/>
        </w:rPr>
      </w:pPr>
      <w:r w:rsidDel="00000000" w:rsidR="00000000" w:rsidRPr="00000000">
        <w:rPr>
          <w:rtl w:val="0"/>
        </w:rPr>
        <w:t xml:space="preserve">We rarely give extensions to students because of our generous drop policy. </w:t>
      </w:r>
      <w:r w:rsidDel="00000000" w:rsidR="00000000" w:rsidRPr="00000000">
        <w:rPr>
          <w:rtl w:val="0"/>
        </w:rPr>
        <w:t xml:space="preserve">If asked for an extension, please refer students first to the policies on dropped homeworks/labs.</w:t>
      </w:r>
      <w:r w:rsidDel="00000000" w:rsidR="00000000" w:rsidRPr="00000000">
        <w:rPr>
          <w:rtl w:val="0"/>
        </w:rPr>
      </w:r>
    </w:p>
    <w:p w:rsidR="00000000" w:rsidDel="00000000" w:rsidP="00000000" w:rsidRDefault="00000000" w:rsidRPr="00000000" w14:paraId="0000011D">
      <w:pPr>
        <w:numPr>
          <w:ilvl w:val="0"/>
          <w:numId w:val="23"/>
        </w:numPr>
        <w:ind w:left="720" w:hanging="360"/>
        <w:rPr>
          <w:u w:val="none"/>
        </w:rPr>
      </w:pPr>
      <w:r w:rsidDel="00000000" w:rsidR="00000000" w:rsidRPr="00000000">
        <w:rPr>
          <w:rtl w:val="0"/>
        </w:rPr>
        <w:t xml:space="preserve">One exception is DSP extensions. These are handled by the logistics head TA - if a student comes to you with questions about this, refer them to the professor or logistics head TA.</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pStyle w:val="Heading2"/>
        <w:rPr/>
      </w:pPr>
      <w:bookmarkStart w:colFirst="0" w:colLast="0" w:name="_r1tysbuo375" w:id="18"/>
      <w:bookmarkEnd w:id="18"/>
      <w:r w:rsidDel="00000000" w:rsidR="00000000" w:rsidRPr="00000000">
        <w:rPr>
          <w:rtl w:val="0"/>
        </w:rPr>
        <w:t xml:space="preserve">Grading Instructions for uGSIs on the grading team</w:t>
      </w:r>
    </w:p>
    <w:p w:rsidR="00000000" w:rsidDel="00000000" w:rsidP="00000000" w:rsidRDefault="00000000" w:rsidRPr="00000000" w14:paraId="00000120">
      <w:pPr>
        <w:rPr/>
      </w:pPr>
      <w:r w:rsidDel="00000000" w:rsidR="00000000" w:rsidRPr="00000000">
        <w:rPr>
          <w:rtl w:val="0"/>
        </w:rPr>
        <w:t xml:space="preserve">*(as of Spring 2019)</w:t>
      </w:r>
    </w:p>
    <w:p w:rsidR="00000000" w:rsidDel="00000000" w:rsidP="00000000" w:rsidRDefault="00000000" w:rsidRPr="00000000" w14:paraId="00000121">
      <w:pPr>
        <w:pStyle w:val="Heading3"/>
        <w:rPr/>
      </w:pPr>
      <w:bookmarkStart w:colFirst="0" w:colLast="0" w:name="_czg4ocihe3b" w:id="19"/>
      <w:bookmarkEnd w:id="19"/>
      <w:r w:rsidDel="00000000" w:rsidR="00000000" w:rsidRPr="00000000">
        <w:rPr>
          <w:rtl w:val="0"/>
        </w:rPr>
        <w:t xml:space="preserve">Grading Tutorial Videos</w:t>
      </w:r>
    </w:p>
    <w:p w:rsidR="00000000" w:rsidDel="00000000" w:rsidP="00000000" w:rsidRDefault="00000000" w:rsidRPr="00000000" w14:paraId="00000122">
      <w:pPr>
        <w:rPr/>
      </w:pPr>
      <w:r w:rsidDel="00000000" w:rsidR="00000000" w:rsidRPr="00000000">
        <w:rPr>
          <w:b w:val="1"/>
          <w:rtl w:val="0"/>
        </w:rPr>
        <w:t xml:space="preserve">Labs:</w:t>
      </w:r>
      <w:r w:rsidDel="00000000" w:rsidR="00000000" w:rsidRPr="00000000">
        <w:rPr>
          <w:rtl w:val="0"/>
        </w:rPr>
        <w:t xml:space="preserve"> https://youtu.be/OtGCokzkHO8</w:t>
      </w:r>
    </w:p>
    <w:p w:rsidR="00000000" w:rsidDel="00000000" w:rsidP="00000000" w:rsidRDefault="00000000" w:rsidRPr="00000000" w14:paraId="00000123">
      <w:pPr>
        <w:rPr/>
      </w:pPr>
      <w:r w:rsidDel="00000000" w:rsidR="00000000" w:rsidRPr="00000000">
        <w:rPr>
          <w:b w:val="1"/>
          <w:rtl w:val="0"/>
        </w:rPr>
        <w:t xml:space="preserve">Homeworks:</w:t>
      </w:r>
      <w:r w:rsidDel="00000000" w:rsidR="00000000" w:rsidRPr="00000000">
        <w:rPr>
          <w:rtl w:val="0"/>
        </w:rPr>
        <w:t xml:space="preserve"> https://youtu.be/KGhtgYo1YcE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gdgzsx6ja4b0" w:id="20"/>
      <w:bookmarkEnd w:id="20"/>
      <w:r w:rsidDel="00000000" w:rsidR="00000000" w:rsidRPr="00000000">
        <w:rPr>
          <w:rtl w:val="0"/>
        </w:rPr>
        <w:t xml:space="preserve">Grading Labs</w:t>
      </w:r>
    </w:p>
    <w:p w:rsidR="00000000" w:rsidDel="00000000" w:rsidP="00000000" w:rsidRDefault="00000000" w:rsidRPr="00000000" w14:paraId="00000126">
      <w:pPr>
        <w:rPr/>
      </w:pPr>
      <w:r w:rsidDel="00000000" w:rsidR="00000000" w:rsidRPr="00000000">
        <w:rPr>
          <w:rtl w:val="0"/>
        </w:rPr>
        <w:t xml:space="preserve">&gt;&gt; cd data8/assignments</w:t>
      </w:r>
    </w:p>
    <w:p w:rsidR="00000000" w:rsidDel="00000000" w:rsidP="00000000" w:rsidRDefault="00000000" w:rsidRPr="00000000" w14:paraId="00000127">
      <w:pPr>
        <w:rPr/>
      </w:pPr>
      <w:r w:rsidDel="00000000" w:rsidR="00000000" w:rsidRPr="00000000">
        <w:rPr>
          <w:rtl w:val="0"/>
        </w:rPr>
        <w:t xml:space="preserve">&gt;&gt; git pull</w:t>
      </w:r>
    </w:p>
    <w:p w:rsidR="00000000" w:rsidDel="00000000" w:rsidP="00000000" w:rsidRDefault="00000000" w:rsidRPr="00000000" w14:paraId="00000128">
      <w:pPr>
        <w:rPr/>
      </w:pPr>
      <w:r w:rsidDel="00000000" w:rsidR="00000000" w:rsidRPr="00000000">
        <w:rPr>
          <w:rtl w:val="0"/>
        </w:rPr>
        <w:t xml:space="preserve">&gt;&gt; make all</w:t>
      </w:r>
    </w:p>
    <w:p w:rsidR="00000000" w:rsidDel="00000000" w:rsidP="00000000" w:rsidRDefault="00000000" w:rsidRPr="00000000" w14:paraId="00000129">
      <w:pPr>
        <w:numPr>
          <w:ilvl w:val="0"/>
          <w:numId w:val="24"/>
        </w:numPr>
        <w:spacing w:after="0" w:afterAutospacing="0"/>
        <w:ind w:left="720" w:hanging="360"/>
        <w:rPr>
          <w:u w:val="none"/>
        </w:rPr>
      </w:pPr>
      <w:r w:rsidDel="00000000" w:rsidR="00000000" w:rsidRPr="00000000">
        <w:rPr>
          <w:rtl w:val="0"/>
        </w:rPr>
        <w:t xml:space="preserve">go to assignment/notebooks/assignments/build/sp19/labxx</w:t>
      </w:r>
    </w:p>
    <w:p w:rsidR="00000000" w:rsidDel="00000000" w:rsidP="00000000" w:rsidRDefault="00000000" w:rsidRPr="00000000" w14:paraId="0000012A">
      <w:pPr>
        <w:numPr>
          <w:ilvl w:val="0"/>
          <w:numId w:val="24"/>
        </w:numPr>
        <w:spacing w:after="0" w:afterAutospacing="0"/>
        <w:ind w:left="720" w:hanging="360"/>
        <w:rPr>
          <w:u w:val="none"/>
        </w:rPr>
      </w:pPr>
      <w:r w:rsidDel="00000000" w:rsidR="00000000" w:rsidRPr="00000000">
        <w:rPr>
          <w:rtl w:val="0"/>
        </w:rPr>
        <w:t xml:space="preserve">copy labxx and paste in autograding/sp19</w:t>
      </w:r>
    </w:p>
    <w:p w:rsidR="00000000" w:rsidDel="00000000" w:rsidP="00000000" w:rsidRDefault="00000000" w:rsidRPr="00000000" w14:paraId="0000012B">
      <w:pPr>
        <w:numPr>
          <w:ilvl w:val="0"/>
          <w:numId w:val="24"/>
        </w:numPr>
        <w:spacing w:after="0" w:afterAutospacing="0"/>
        <w:ind w:left="720" w:hanging="360"/>
        <w:rPr>
          <w:u w:val="none"/>
        </w:rPr>
      </w:pPr>
      <w:r w:rsidDel="00000000" w:rsidR="00000000" w:rsidRPr="00000000">
        <w:rPr>
          <w:rtl w:val="0"/>
        </w:rPr>
        <w:t xml:space="preserve">go to old/fa18/labxx and copy bash.sh, oknb.py, parse_output.py to labxx version in autograding/sp19</w:t>
      </w:r>
    </w:p>
    <w:p w:rsidR="00000000" w:rsidDel="00000000" w:rsidP="00000000" w:rsidRDefault="00000000" w:rsidRPr="00000000" w14:paraId="0000012C">
      <w:pPr>
        <w:numPr>
          <w:ilvl w:val="0"/>
          <w:numId w:val="24"/>
        </w:numPr>
        <w:spacing w:after="0" w:afterAutospacing="0"/>
        <w:ind w:left="720" w:hanging="360"/>
        <w:rPr>
          <w:u w:val="none"/>
        </w:rPr>
      </w:pPr>
      <w:r w:rsidDel="00000000" w:rsidR="00000000" w:rsidRPr="00000000">
        <w:rPr>
          <w:rtl w:val="0"/>
        </w:rPr>
        <w:t xml:space="preserve">go to data 8 drive and spring 2019 lab assistants, lab checkoffs, copy names and emails to new sheet, download to csv, rename to attendance.csv (make sure column is “email”), move it into autograding/sp19/labxx</w:t>
      </w:r>
    </w:p>
    <w:p w:rsidR="00000000" w:rsidDel="00000000" w:rsidP="00000000" w:rsidRDefault="00000000" w:rsidRPr="00000000" w14:paraId="0000012D">
      <w:pPr>
        <w:numPr>
          <w:ilvl w:val="0"/>
          <w:numId w:val="24"/>
        </w:numPr>
        <w:spacing w:after="0" w:afterAutospacing="0"/>
        <w:ind w:left="720" w:hanging="360"/>
        <w:rPr>
          <w:u w:val="none"/>
        </w:rPr>
      </w:pPr>
      <w:r w:rsidDel="00000000" w:rsidR="00000000" w:rsidRPr="00000000">
        <w:rPr>
          <w:rtl w:val="0"/>
        </w:rPr>
        <w:t xml:space="preserve">`from info import info` line must be uncommented when uploading to autograder</w:t>
      </w:r>
    </w:p>
    <w:p w:rsidR="00000000" w:rsidDel="00000000" w:rsidP="00000000" w:rsidRDefault="00000000" w:rsidRPr="00000000" w14:paraId="0000012E">
      <w:pPr>
        <w:numPr>
          <w:ilvl w:val="0"/>
          <w:numId w:val="24"/>
        </w:numPr>
        <w:spacing w:after="0" w:afterAutospacing="0"/>
        <w:ind w:left="720" w:hanging="360"/>
        <w:rPr>
          <w:u w:val="none"/>
        </w:rPr>
      </w:pPr>
      <w:r w:rsidDel="00000000" w:rsidR="00000000" w:rsidRPr="00000000">
        <w:rPr>
          <w:rtl w:val="0"/>
        </w:rPr>
        <w:t xml:space="preserve">change date in bash.sh to wednesday before due date, change final cutoff to number of tests</w:t>
      </w:r>
    </w:p>
    <w:p w:rsidR="00000000" w:rsidDel="00000000" w:rsidP="00000000" w:rsidRDefault="00000000" w:rsidRPr="00000000" w14:paraId="0000012F">
      <w:pPr>
        <w:numPr>
          <w:ilvl w:val="0"/>
          <w:numId w:val="24"/>
        </w:numPr>
        <w:spacing w:after="0" w:afterAutospacing="0"/>
        <w:ind w:left="720" w:hanging="360"/>
        <w:rPr>
          <w:u w:val="none"/>
        </w:rPr>
      </w:pPr>
      <w:r w:rsidDel="00000000" w:rsidR="00000000" w:rsidRPr="00000000">
        <w:rPr>
          <w:rtl w:val="0"/>
        </w:rPr>
        <w:t xml:space="preserve">copy line in bash.sh to</w:t>
      </w:r>
      <w:hyperlink r:id="rId7">
        <w:r w:rsidDel="00000000" w:rsidR="00000000" w:rsidRPr="00000000">
          <w:rPr>
            <w:rtl w:val="0"/>
          </w:rPr>
          <w:t xml:space="preserve"> </w:t>
        </w:r>
      </w:hyperlink>
      <w:hyperlink r:id="rId8">
        <w:r w:rsidDel="00000000" w:rsidR="00000000" w:rsidRPr="00000000">
          <w:rPr>
            <w:color w:val="1155cc"/>
            <w:u w:val="single"/>
            <w:rtl w:val="0"/>
          </w:rPr>
          <w:t xml:space="preserve">autograder.cs61a.org/admin/assignment</w:t>
        </w:r>
      </w:hyperlink>
      <w:r w:rsidDel="00000000" w:rsidR="00000000" w:rsidRPr="00000000">
        <w:rPr>
          <w:rtl w:val="0"/>
        </w:rPr>
        <w:t xml:space="preserve"> grading script in labxx file (username: data8-sp18, password: data8-plus-ok-2018), hit save</w:t>
      </w:r>
    </w:p>
    <w:p w:rsidR="00000000" w:rsidDel="00000000" w:rsidP="00000000" w:rsidRDefault="00000000" w:rsidRPr="00000000" w14:paraId="00000130">
      <w:pPr>
        <w:numPr>
          <w:ilvl w:val="0"/>
          <w:numId w:val="24"/>
        </w:numPr>
        <w:spacing w:after="0" w:afterAutospacing="0"/>
        <w:ind w:left="720" w:hanging="360"/>
        <w:rPr>
          <w:u w:val="none"/>
        </w:rPr>
      </w:pPr>
      <w:r w:rsidDel="00000000" w:rsidR="00000000" w:rsidRPr="00000000">
        <w:rPr>
          <w:rtl w:val="0"/>
        </w:rPr>
        <w:t xml:space="preserve">go to files/labxx, delete labxx.zip</w:t>
      </w:r>
    </w:p>
    <w:p w:rsidR="00000000" w:rsidDel="00000000" w:rsidP="00000000" w:rsidRDefault="00000000" w:rsidRPr="00000000" w14:paraId="00000131">
      <w:pPr>
        <w:numPr>
          <w:ilvl w:val="0"/>
          <w:numId w:val="24"/>
        </w:numPr>
        <w:spacing w:after="0" w:afterAutospacing="0"/>
        <w:ind w:left="720" w:hanging="360"/>
        <w:rPr>
          <w:u w:val="none"/>
        </w:rPr>
      </w:pPr>
      <w:r w:rsidDel="00000000" w:rsidR="00000000" w:rsidRPr="00000000">
        <w:rPr>
          <w:rtl w:val="0"/>
        </w:rPr>
        <w:t xml:space="preserve">zip labxx from autograding/sp19</w:t>
      </w:r>
    </w:p>
    <w:p w:rsidR="00000000" w:rsidDel="00000000" w:rsidP="00000000" w:rsidRDefault="00000000" w:rsidRPr="00000000" w14:paraId="00000132">
      <w:pPr>
        <w:numPr>
          <w:ilvl w:val="0"/>
          <w:numId w:val="24"/>
        </w:numPr>
        <w:spacing w:after="0" w:afterAutospacing="0"/>
        <w:ind w:left="720" w:hanging="360"/>
        <w:rPr>
          <w:u w:val="none"/>
        </w:rPr>
      </w:pPr>
      <w:r w:rsidDel="00000000" w:rsidR="00000000" w:rsidRPr="00000000">
        <w:rPr>
          <w:rtl w:val="0"/>
        </w:rPr>
        <w:t xml:space="preserve">upload to files in </w:t>
      </w:r>
      <w:hyperlink r:id="rId9">
        <w:r w:rsidDel="00000000" w:rsidR="00000000" w:rsidRPr="00000000">
          <w:rPr>
            <w:color w:val="1155cc"/>
            <w:u w:val="single"/>
            <w:rtl w:val="0"/>
          </w:rPr>
          <w:t xml:space="preserve">autograder.cs61a.org</w:t>
        </w:r>
      </w:hyperlink>
      <w:r w:rsidDel="00000000" w:rsidR="00000000" w:rsidRPr="00000000">
        <w:rPr>
          <w:rtl w:val="0"/>
        </w:rPr>
      </w:r>
    </w:p>
    <w:p w:rsidR="00000000" w:rsidDel="00000000" w:rsidP="00000000" w:rsidRDefault="00000000" w:rsidRPr="00000000" w14:paraId="00000133">
      <w:pPr>
        <w:numPr>
          <w:ilvl w:val="0"/>
          <w:numId w:val="24"/>
        </w:numPr>
        <w:spacing w:after="0" w:afterAutospacing="0"/>
        <w:ind w:left="720" w:hanging="360"/>
        <w:rPr>
          <w:u w:val="none"/>
        </w:rPr>
      </w:pPr>
      <w:r w:rsidDel="00000000" w:rsidR="00000000" w:rsidRPr="00000000">
        <w:rPr>
          <w:rtl w:val="0"/>
        </w:rPr>
        <w:t xml:space="preserve">go to</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okpy.org</w:t>
        </w:r>
      </w:hyperlink>
      <w:r w:rsidDel="00000000" w:rsidR="00000000" w:rsidRPr="00000000">
        <w:rPr>
          <w:rtl w:val="0"/>
        </w:rPr>
        <w:t xml:space="preserve">, paste in grading id into autograding key for labxx</w:t>
      </w:r>
    </w:p>
    <w:p w:rsidR="00000000" w:rsidDel="00000000" w:rsidP="00000000" w:rsidRDefault="00000000" w:rsidRPr="00000000" w14:paraId="00000134">
      <w:pPr>
        <w:numPr>
          <w:ilvl w:val="0"/>
          <w:numId w:val="24"/>
        </w:numPr>
        <w:spacing w:after="0" w:afterAutospacing="0"/>
        <w:ind w:left="720" w:hanging="360"/>
        <w:rPr>
          <w:u w:val="none"/>
        </w:rPr>
      </w:pPr>
      <w:r w:rsidDel="00000000" w:rsidR="00000000" w:rsidRPr="00000000">
        <w:rPr>
          <w:rtl w:val="0"/>
        </w:rPr>
        <w:t xml:space="preserve">go to detailed states, click on person who went to lab and one who didn’t, click auto grade on both</w:t>
      </w:r>
    </w:p>
    <w:p w:rsidR="00000000" w:rsidDel="00000000" w:rsidP="00000000" w:rsidRDefault="00000000" w:rsidRPr="00000000" w14:paraId="00000135">
      <w:pPr>
        <w:numPr>
          <w:ilvl w:val="0"/>
          <w:numId w:val="24"/>
        </w:numPr>
        <w:spacing w:after="0" w:afterAutospacing="0"/>
        <w:ind w:left="720" w:hanging="360"/>
        <w:rPr>
          <w:u w:val="none"/>
        </w:rPr>
      </w:pPr>
      <w:r w:rsidDel="00000000" w:rsidR="00000000" w:rsidRPr="00000000">
        <w:rPr>
          <w:rtl w:val="0"/>
        </w:rPr>
        <w:t xml:space="preserve">go to</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autograder.cs61a.org/admin/submission</w:t>
        </w:r>
      </w:hyperlink>
      <w:r w:rsidDel="00000000" w:rsidR="00000000" w:rsidRPr="00000000">
        <w:rPr>
          <w:rtl w:val="0"/>
        </w:rPr>
        <w:t xml:space="preserve"> and go to bottom, should have graded successfully</w:t>
      </w:r>
    </w:p>
    <w:p w:rsidR="00000000" w:rsidDel="00000000" w:rsidP="00000000" w:rsidRDefault="00000000" w:rsidRPr="00000000" w14:paraId="00000136">
      <w:pPr>
        <w:numPr>
          <w:ilvl w:val="0"/>
          <w:numId w:val="24"/>
        </w:numPr>
        <w:ind w:left="720" w:hanging="360"/>
        <w:rPr>
          <w:u w:val="none"/>
        </w:rPr>
      </w:pPr>
      <w:r w:rsidDel="00000000" w:rsidR="00000000" w:rsidRPr="00000000">
        <w:rPr>
          <w:rtl w:val="0"/>
        </w:rPr>
        <w:t xml:space="preserve">go to labxx -&gt; queue on autograder</w:t>
      </w:r>
    </w:p>
    <w:p w:rsidR="00000000" w:rsidDel="00000000" w:rsidP="00000000" w:rsidRDefault="00000000" w:rsidRPr="00000000" w14:paraId="00000137">
      <w:pPr>
        <w:pStyle w:val="Heading3"/>
        <w:rPr/>
      </w:pPr>
      <w:bookmarkStart w:colFirst="0" w:colLast="0" w:name="_f7wcx9p49r78" w:id="21"/>
      <w:bookmarkEnd w:id="21"/>
      <w:r w:rsidDel="00000000" w:rsidR="00000000" w:rsidRPr="00000000">
        <w:rPr>
          <w:rtl w:val="0"/>
        </w:rPr>
        <w:t xml:space="preserve">Grading Homework</w:t>
      </w:r>
    </w:p>
    <w:p w:rsidR="00000000" w:rsidDel="00000000" w:rsidP="00000000" w:rsidRDefault="00000000" w:rsidRPr="00000000" w14:paraId="00000138">
      <w:pPr>
        <w:rPr/>
      </w:pPr>
      <w:r w:rsidDel="00000000" w:rsidR="00000000" w:rsidRPr="00000000">
        <w:rPr>
          <w:rtl w:val="0"/>
        </w:rPr>
        <w:t xml:space="preserve">&gt;&gt; cd data8/assignments</w:t>
      </w:r>
    </w:p>
    <w:p w:rsidR="00000000" w:rsidDel="00000000" w:rsidP="00000000" w:rsidRDefault="00000000" w:rsidRPr="00000000" w14:paraId="00000139">
      <w:pPr>
        <w:rPr/>
      </w:pPr>
      <w:r w:rsidDel="00000000" w:rsidR="00000000" w:rsidRPr="00000000">
        <w:rPr>
          <w:rtl w:val="0"/>
        </w:rPr>
        <w:t xml:space="preserve">&gt;&gt; git pull</w:t>
      </w:r>
    </w:p>
    <w:p w:rsidR="00000000" w:rsidDel="00000000" w:rsidP="00000000" w:rsidRDefault="00000000" w:rsidRPr="00000000" w14:paraId="0000013A">
      <w:pPr>
        <w:rPr/>
      </w:pPr>
      <w:r w:rsidDel="00000000" w:rsidR="00000000" w:rsidRPr="00000000">
        <w:rPr>
          <w:rtl w:val="0"/>
        </w:rPr>
        <w:t xml:space="preserve">&gt;&gt; make all</w:t>
      </w:r>
    </w:p>
    <w:p w:rsidR="00000000" w:rsidDel="00000000" w:rsidP="00000000" w:rsidRDefault="00000000" w:rsidRPr="00000000" w14:paraId="0000013B">
      <w:pPr>
        <w:numPr>
          <w:ilvl w:val="0"/>
          <w:numId w:val="13"/>
        </w:numPr>
        <w:spacing w:after="0" w:afterAutospacing="0"/>
        <w:ind w:left="720" w:hanging="360"/>
        <w:rPr>
          <w:u w:val="none"/>
        </w:rPr>
      </w:pPr>
      <w:r w:rsidDel="00000000" w:rsidR="00000000" w:rsidRPr="00000000">
        <w:rPr>
          <w:rtl w:val="0"/>
        </w:rPr>
        <w:t xml:space="preserve">go to assignment/notebooks/assignments/build/sp19/hwxx</w:t>
      </w:r>
    </w:p>
    <w:p w:rsidR="00000000" w:rsidDel="00000000" w:rsidP="00000000" w:rsidRDefault="00000000" w:rsidRPr="00000000" w14:paraId="0000013C">
      <w:pPr>
        <w:numPr>
          <w:ilvl w:val="0"/>
          <w:numId w:val="13"/>
        </w:numPr>
        <w:spacing w:after="0" w:afterAutospacing="0"/>
        <w:ind w:left="720" w:hanging="360"/>
        <w:rPr>
          <w:u w:val="none"/>
        </w:rPr>
      </w:pPr>
      <w:r w:rsidDel="00000000" w:rsidR="00000000" w:rsidRPr="00000000">
        <w:rPr>
          <w:rtl w:val="0"/>
        </w:rPr>
        <w:t xml:space="preserve">copy hwxx and paste in autograding/sp19</w:t>
      </w:r>
    </w:p>
    <w:p w:rsidR="00000000" w:rsidDel="00000000" w:rsidP="00000000" w:rsidRDefault="00000000" w:rsidRPr="00000000" w14:paraId="0000013D">
      <w:pPr>
        <w:numPr>
          <w:ilvl w:val="0"/>
          <w:numId w:val="13"/>
        </w:numPr>
        <w:spacing w:after="0" w:afterAutospacing="0"/>
        <w:ind w:left="720" w:hanging="360"/>
        <w:rPr>
          <w:u w:val="none"/>
        </w:rPr>
      </w:pPr>
      <w:r w:rsidDel="00000000" w:rsidR="00000000" w:rsidRPr="00000000">
        <w:rPr>
          <w:rtl w:val="0"/>
        </w:rPr>
        <w:t xml:space="preserve">copy bash.sh, upload_submission.py, parse_output.py, parse_pdf.py, and oknb.py from old autograding into hwxx</w:t>
      </w:r>
    </w:p>
    <w:p w:rsidR="00000000" w:rsidDel="00000000" w:rsidP="00000000" w:rsidRDefault="00000000" w:rsidRPr="00000000" w14:paraId="0000013E">
      <w:pPr>
        <w:numPr>
          <w:ilvl w:val="0"/>
          <w:numId w:val="13"/>
        </w:numPr>
        <w:spacing w:after="0" w:afterAutospacing="0"/>
        <w:ind w:left="720" w:hanging="360"/>
        <w:rPr>
          <w:u w:val="none"/>
        </w:rPr>
      </w:pPr>
      <w:r w:rsidDel="00000000" w:rsidR="00000000" w:rsidRPr="00000000">
        <w:rPr>
          <w:rtl w:val="0"/>
        </w:rPr>
        <w:t xml:space="preserve">get blank copy of assignment from materials repo</w:t>
      </w:r>
    </w:p>
    <w:p w:rsidR="00000000" w:rsidDel="00000000" w:rsidP="00000000" w:rsidRDefault="00000000" w:rsidRPr="00000000" w14:paraId="0000013F">
      <w:pPr>
        <w:numPr>
          <w:ilvl w:val="0"/>
          <w:numId w:val="13"/>
        </w:numPr>
        <w:spacing w:after="0" w:afterAutospacing="0"/>
        <w:ind w:left="720" w:hanging="360"/>
        <w:rPr>
          <w:u w:val="none"/>
        </w:rPr>
      </w:pPr>
      <w:r w:rsidDel="00000000" w:rsidR="00000000" w:rsidRPr="00000000">
        <w:rPr>
          <w:rtl w:val="0"/>
        </w:rPr>
        <w:t xml:space="preserve">open parse_pdf.py and match up non autograded questions with corresponding parsing functions (get question data from metadata in hwxx in jupyter hwxx master -&gt; view -&gt; edit metadata)</w:t>
      </w:r>
    </w:p>
    <w:p w:rsidR="00000000" w:rsidDel="00000000" w:rsidP="00000000" w:rsidRDefault="00000000" w:rsidRPr="00000000" w14:paraId="00000140">
      <w:pPr>
        <w:numPr>
          <w:ilvl w:val="0"/>
          <w:numId w:val="13"/>
        </w:numPr>
        <w:spacing w:after="0" w:afterAutospacing="0"/>
        <w:ind w:left="720" w:hanging="360"/>
        <w:rPr>
          <w:u w:val="none"/>
        </w:rPr>
      </w:pPr>
      <w:r w:rsidDel="00000000" w:rsidR="00000000" w:rsidRPr="00000000">
        <w:rPr>
          <w:rtl w:val="0"/>
        </w:rPr>
        <w:t xml:space="preserve">run python parse_pdf.py to generate blank pdf of assignment</w:t>
      </w:r>
    </w:p>
    <w:p w:rsidR="00000000" w:rsidDel="00000000" w:rsidP="00000000" w:rsidRDefault="00000000" w:rsidRPr="00000000" w14:paraId="00000141">
      <w:pPr>
        <w:numPr>
          <w:ilvl w:val="0"/>
          <w:numId w:val="13"/>
        </w:numPr>
        <w:spacing w:after="0" w:afterAutospacing="0"/>
        <w:ind w:left="720" w:hanging="360"/>
        <w:rPr>
          <w:u w:val="none"/>
        </w:rPr>
      </w:pPr>
      <w:r w:rsidDel="00000000" w:rsidR="00000000" w:rsidRPr="00000000">
        <w:rPr>
          <w:rtl w:val="0"/>
        </w:rPr>
        <w:t xml:space="preserve">create assignment on gradescope using blank pdf </w:t>
      </w:r>
    </w:p>
    <w:p w:rsidR="00000000" w:rsidDel="00000000" w:rsidP="00000000" w:rsidRDefault="00000000" w:rsidRPr="00000000" w14:paraId="00000142">
      <w:pPr>
        <w:numPr>
          <w:ilvl w:val="0"/>
          <w:numId w:val="13"/>
        </w:numPr>
        <w:spacing w:after="0" w:afterAutospacing="0"/>
        <w:ind w:left="720" w:hanging="360"/>
        <w:rPr>
          <w:u w:val="none"/>
        </w:rPr>
      </w:pPr>
      <w:r w:rsidDel="00000000" w:rsidR="00000000" w:rsidRPr="00000000">
        <w:rPr>
          <w:rtl w:val="0"/>
        </w:rPr>
        <w:t xml:space="preserve">in upload_submission.py update course number and assignment number from gradescope</w:t>
      </w:r>
    </w:p>
    <w:p w:rsidR="00000000" w:rsidDel="00000000" w:rsidP="00000000" w:rsidRDefault="00000000" w:rsidRPr="00000000" w14:paraId="00000143">
      <w:pPr>
        <w:numPr>
          <w:ilvl w:val="0"/>
          <w:numId w:val="13"/>
        </w:numPr>
        <w:spacing w:after="0" w:afterAutospacing="0"/>
        <w:ind w:left="720" w:hanging="360"/>
        <w:rPr>
          <w:u w:val="none"/>
        </w:rPr>
      </w:pPr>
      <w:r w:rsidDel="00000000" w:rsidR="00000000" w:rsidRPr="00000000">
        <w:rPr>
          <w:rtl w:val="0"/>
        </w:rPr>
        <w:t xml:space="preserve">make sure blank copy of assignment is named hwxx.ipynb</w:t>
      </w:r>
    </w:p>
    <w:p w:rsidR="00000000" w:rsidDel="00000000" w:rsidP="00000000" w:rsidRDefault="00000000" w:rsidRPr="00000000" w14:paraId="00000144">
      <w:pPr>
        <w:numPr>
          <w:ilvl w:val="0"/>
          <w:numId w:val="13"/>
        </w:numPr>
        <w:spacing w:after="0" w:afterAutospacing="0"/>
        <w:ind w:left="720" w:hanging="360"/>
        <w:rPr>
          <w:u w:val="none"/>
        </w:rPr>
      </w:pPr>
      <w:r w:rsidDel="00000000" w:rsidR="00000000" w:rsidRPr="00000000">
        <w:rPr>
          <w:rtl w:val="0"/>
        </w:rPr>
        <w:t xml:space="preserve">go into each test in test folder, and change hidden to be false</w:t>
      </w:r>
    </w:p>
    <w:p w:rsidR="00000000" w:rsidDel="00000000" w:rsidP="00000000" w:rsidRDefault="00000000" w:rsidRPr="00000000" w14:paraId="00000145">
      <w:pPr>
        <w:numPr>
          <w:ilvl w:val="0"/>
          <w:numId w:val="13"/>
        </w:numPr>
        <w:spacing w:after="0" w:afterAutospacing="0"/>
        <w:ind w:left="720" w:hanging="360"/>
        <w:rPr>
          <w:u w:val="none"/>
        </w:rPr>
      </w:pPr>
      <w:r w:rsidDel="00000000" w:rsidR="00000000" w:rsidRPr="00000000">
        <w:rPr>
          <w:rtl w:val="0"/>
        </w:rPr>
        <w:t xml:space="preserve">copy line in bash.sh to</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autograder.cs61a.org/admin/assignment</w:t>
        </w:r>
      </w:hyperlink>
      <w:r w:rsidDel="00000000" w:rsidR="00000000" w:rsidRPr="00000000">
        <w:rPr>
          <w:rtl w:val="0"/>
        </w:rPr>
        <w:t xml:space="preserve"> grading script in hwxx file (username: data8-sp18, password: data8-plus-ok-2018), hit save</w:t>
      </w:r>
    </w:p>
    <w:p w:rsidR="00000000" w:rsidDel="00000000" w:rsidP="00000000" w:rsidRDefault="00000000" w:rsidRPr="00000000" w14:paraId="00000146">
      <w:pPr>
        <w:numPr>
          <w:ilvl w:val="0"/>
          <w:numId w:val="13"/>
        </w:numPr>
        <w:spacing w:after="0" w:afterAutospacing="0"/>
        <w:ind w:left="720" w:hanging="360"/>
        <w:rPr>
          <w:u w:val="none"/>
        </w:rPr>
      </w:pPr>
      <w:r w:rsidDel="00000000" w:rsidR="00000000" w:rsidRPr="00000000">
        <w:rPr>
          <w:rtl w:val="0"/>
        </w:rPr>
        <w:t xml:space="preserve">go to files/labxx, delete labxx.zip</w:t>
      </w:r>
    </w:p>
    <w:p w:rsidR="00000000" w:rsidDel="00000000" w:rsidP="00000000" w:rsidRDefault="00000000" w:rsidRPr="00000000" w14:paraId="00000147">
      <w:pPr>
        <w:numPr>
          <w:ilvl w:val="0"/>
          <w:numId w:val="13"/>
        </w:numPr>
        <w:spacing w:after="0" w:afterAutospacing="0"/>
        <w:ind w:left="720" w:hanging="360"/>
        <w:rPr>
          <w:u w:val="none"/>
        </w:rPr>
      </w:pPr>
      <w:r w:rsidDel="00000000" w:rsidR="00000000" w:rsidRPr="00000000">
        <w:rPr>
          <w:rtl w:val="0"/>
        </w:rPr>
        <w:t xml:space="preserve">delete hwxx.ipynb and hwxx.pdf before zipping</w:t>
      </w:r>
    </w:p>
    <w:p w:rsidR="00000000" w:rsidDel="00000000" w:rsidP="00000000" w:rsidRDefault="00000000" w:rsidRPr="00000000" w14:paraId="00000148">
      <w:pPr>
        <w:numPr>
          <w:ilvl w:val="0"/>
          <w:numId w:val="13"/>
        </w:numPr>
        <w:spacing w:after="0" w:afterAutospacing="0"/>
        <w:ind w:left="720" w:hanging="360"/>
        <w:rPr>
          <w:u w:val="none"/>
        </w:rPr>
      </w:pPr>
      <w:r w:rsidDel="00000000" w:rsidR="00000000" w:rsidRPr="00000000">
        <w:rPr>
          <w:rtl w:val="0"/>
        </w:rPr>
        <w:t xml:space="preserve">zip hwxx from autograding/sp19</w:t>
      </w:r>
    </w:p>
    <w:p w:rsidR="00000000" w:rsidDel="00000000" w:rsidP="00000000" w:rsidRDefault="00000000" w:rsidRPr="00000000" w14:paraId="00000149">
      <w:pPr>
        <w:numPr>
          <w:ilvl w:val="0"/>
          <w:numId w:val="13"/>
        </w:numPr>
        <w:spacing w:after="0" w:afterAutospacing="0"/>
        <w:ind w:left="720" w:hanging="360"/>
        <w:rPr>
          <w:u w:val="none"/>
        </w:rPr>
      </w:pPr>
      <w:r w:rsidDel="00000000" w:rsidR="00000000" w:rsidRPr="00000000">
        <w:rPr>
          <w:rtl w:val="0"/>
        </w:rPr>
        <w:t xml:space="preserve">upload to files in </w:t>
      </w:r>
      <w:hyperlink r:id="rId16">
        <w:r w:rsidDel="00000000" w:rsidR="00000000" w:rsidRPr="00000000">
          <w:rPr>
            <w:color w:val="1155cc"/>
            <w:u w:val="single"/>
            <w:rtl w:val="0"/>
          </w:rPr>
          <w:t xml:space="preserve">autograder.cs61a.org</w:t>
        </w:r>
      </w:hyperlink>
      <w:r w:rsidDel="00000000" w:rsidR="00000000" w:rsidRPr="00000000">
        <w:rPr>
          <w:rtl w:val="0"/>
        </w:rPr>
      </w:r>
    </w:p>
    <w:p w:rsidR="00000000" w:rsidDel="00000000" w:rsidP="00000000" w:rsidRDefault="00000000" w:rsidRPr="00000000" w14:paraId="0000014A">
      <w:pPr>
        <w:numPr>
          <w:ilvl w:val="0"/>
          <w:numId w:val="13"/>
        </w:numPr>
        <w:spacing w:after="0" w:afterAutospacing="0"/>
        <w:ind w:left="720" w:hanging="360"/>
        <w:rPr>
          <w:u w:val="none"/>
        </w:rPr>
      </w:pPr>
      <w:r w:rsidDel="00000000" w:rsidR="00000000" w:rsidRPr="00000000">
        <w:rPr>
          <w:rtl w:val="0"/>
        </w:rPr>
        <w:t xml:space="preserve">go to</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okpy.org</w:t>
        </w:r>
      </w:hyperlink>
      <w:r w:rsidDel="00000000" w:rsidR="00000000" w:rsidRPr="00000000">
        <w:rPr>
          <w:rtl w:val="0"/>
        </w:rPr>
        <w:t xml:space="preserve">, paste in grading id into autograding key for hwxx</w:t>
      </w:r>
    </w:p>
    <w:p w:rsidR="00000000" w:rsidDel="00000000" w:rsidP="00000000" w:rsidRDefault="00000000" w:rsidRPr="00000000" w14:paraId="0000014B">
      <w:pPr>
        <w:numPr>
          <w:ilvl w:val="0"/>
          <w:numId w:val="13"/>
        </w:numPr>
        <w:spacing w:after="0" w:afterAutospacing="0"/>
        <w:ind w:left="720" w:hanging="360"/>
        <w:rPr>
          <w:u w:val="none"/>
        </w:rPr>
      </w:pPr>
      <w:r w:rsidDel="00000000" w:rsidR="00000000" w:rsidRPr="00000000">
        <w:rPr>
          <w:rtl w:val="0"/>
        </w:rPr>
        <w:t xml:space="preserve">go to detailed states, test grading on some people</w:t>
      </w:r>
    </w:p>
    <w:p w:rsidR="00000000" w:rsidDel="00000000" w:rsidP="00000000" w:rsidRDefault="00000000" w:rsidRPr="00000000" w14:paraId="0000014C">
      <w:pPr>
        <w:numPr>
          <w:ilvl w:val="0"/>
          <w:numId w:val="13"/>
        </w:numPr>
        <w:spacing w:after="0" w:afterAutospacing="0"/>
        <w:ind w:left="720" w:hanging="360"/>
        <w:rPr>
          <w:u w:val="none"/>
        </w:rPr>
      </w:pPr>
      <w:r w:rsidDel="00000000" w:rsidR="00000000" w:rsidRPr="00000000">
        <w:rPr>
          <w:rtl w:val="0"/>
        </w:rPr>
        <w:t xml:space="preserve">check gradescope to make sure pdf was parsed correctly</w:t>
      </w:r>
    </w:p>
    <w:p w:rsidR="00000000" w:rsidDel="00000000" w:rsidP="00000000" w:rsidRDefault="00000000" w:rsidRPr="00000000" w14:paraId="0000014D">
      <w:pPr>
        <w:numPr>
          <w:ilvl w:val="0"/>
          <w:numId w:val="13"/>
        </w:numPr>
        <w:spacing w:after="0" w:afterAutospacing="0"/>
        <w:ind w:left="720" w:hanging="360"/>
        <w:rPr>
          <w:u w:val="none"/>
        </w:rPr>
      </w:pPr>
      <w:r w:rsidDel="00000000" w:rsidR="00000000" w:rsidRPr="00000000">
        <w:rPr>
          <w:rtl w:val="0"/>
        </w:rPr>
        <w:t xml:space="preserve">go to</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autograder.cs61a.org/admin/submission</w:t>
        </w:r>
      </w:hyperlink>
      <w:r w:rsidDel="00000000" w:rsidR="00000000" w:rsidRPr="00000000">
        <w:rPr>
          <w:rtl w:val="0"/>
        </w:rPr>
        <w:t xml:space="preserve"> and go to bottom, should have graded successfully</w:t>
      </w:r>
    </w:p>
    <w:p w:rsidR="00000000" w:rsidDel="00000000" w:rsidP="00000000" w:rsidRDefault="00000000" w:rsidRPr="00000000" w14:paraId="0000014E">
      <w:pPr>
        <w:numPr>
          <w:ilvl w:val="0"/>
          <w:numId w:val="13"/>
        </w:numPr>
        <w:ind w:left="720" w:hanging="360"/>
        <w:rPr>
          <w:u w:val="none"/>
        </w:rPr>
      </w:pPr>
      <w:r w:rsidDel="00000000" w:rsidR="00000000" w:rsidRPr="00000000">
        <w:rPr>
          <w:rtl w:val="0"/>
        </w:rPr>
        <w:t xml:space="preserve">go to hwxx -&gt; queue on autograder</w:t>
      </w:r>
    </w:p>
    <w:p w:rsidR="00000000" w:rsidDel="00000000" w:rsidP="00000000" w:rsidRDefault="00000000" w:rsidRPr="00000000" w14:paraId="0000014F">
      <w:pPr>
        <w:pStyle w:val="Heading3"/>
        <w:rPr/>
      </w:pPr>
      <w:bookmarkStart w:colFirst="0" w:colLast="0" w:name="_c7ayvl6p2det" w:id="22"/>
      <w:bookmarkEnd w:id="22"/>
      <w:r w:rsidDel="00000000" w:rsidR="00000000" w:rsidRPr="00000000">
        <w:rPr>
          <w:rtl w:val="0"/>
        </w:rPr>
        <w:t xml:space="preserve">Grading Projects</w:t>
      </w:r>
    </w:p>
    <w:p w:rsidR="00000000" w:rsidDel="00000000" w:rsidP="00000000" w:rsidRDefault="00000000" w:rsidRPr="00000000" w14:paraId="00000150">
      <w:pPr>
        <w:numPr>
          <w:ilvl w:val="0"/>
          <w:numId w:val="3"/>
        </w:numPr>
        <w:spacing w:after="0" w:afterAutospacing="0"/>
        <w:ind w:left="720" w:hanging="360"/>
        <w:rPr>
          <w:u w:val="none"/>
        </w:rPr>
      </w:pPr>
      <w:r w:rsidDel="00000000" w:rsidR="00000000" w:rsidRPr="00000000">
        <w:rPr>
          <w:rtl w:val="0"/>
        </w:rPr>
        <w:t xml:space="preserve">follow same process for homeworks</w:t>
      </w:r>
    </w:p>
    <w:p w:rsidR="00000000" w:rsidDel="00000000" w:rsidP="00000000" w:rsidRDefault="00000000" w:rsidRPr="00000000" w14:paraId="00000151">
      <w:pPr>
        <w:numPr>
          <w:ilvl w:val="0"/>
          <w:numId w:val="3"/>
        </w:numPr>
        <w:spacing w:after="0" w:afterAutospacing="0"/>
        <w:ind w:left="720" w:hanging="360"/>
        <w:rPr>
          <w:u w:val="none"/>
        </w:rPr>
      </w:pPr>
      <w:r w:rsidDel="00000000" w:rsidR="00000000" w:rsidRPr="00000000">
        <w:rPr>
          <w:rtl w:val="0"/>
        </w:rPr>
        <w:t xml:space="preserve">go to old/fa18/labxx and copy bash.sh, oknb.py, parse_output.py, parse_pdf.py, upload_submission.py to projxx version in autograding/sp19</w:t>
      </w:r>
    </w:p>
    <w:p w:rsidR="00000000" w:rsidDel="00000000" w:rsidP="00000000" w:rsidRDefault="00000000" w:rsidRPr="00000000" w14:paraId="00000152">
      <w:pPr>
        <w:numPr>
          <w:ilvl w:val="0"/>
          <w:numId w:val="3"/>
        </w:numPr>
        <w:spacing w:after="0" w:afterAutospacing="0"/>
        <w:ind w:left="720" w:hanging="360"/>
        <w:rPr>
          <w:u w:val="none"/>
        </w:rPr>
      </w:pPr>
      <w:r w:rsidDel="00000000" w:rsidR="00000000" w:rsidRPr="00000000">
        <w:rPr>
          <w:rtl w:val="0"/>
        </w:rPr>
        <w:t xml:space="preserve">checkpoint - grade questions up to checkpoint</w:t>
      </w:r>
    </w:p>
    <w:p w:rsidR="00000000" w:rsidDel="00000000" w:rsidP="00000000" w:rsidRDefault="00000000" w:rsidRPr="00000000" w14:paraId="00000153">
      <w:pPr>
        <w:numPr>
          <w:ilvl w:val="0"/>
          <w:numId w:val="3"/>
        </w:numPr>
        <w:spacing w:after="0" w:afterAutospacing="0" w:before="0" w:beforeAutospacing="0" w:lineRule="auto"/>
        <w:ind w:left="720" w:hanging="360"/>
      </w:pPr>
      <w:r w:rsidDel="00000000" w:rsidR="00000000" w:rsidRPr="00000000">
        <w:rPr>
          <w:rtl w:val="0"/>
        </w:rPr>
        <w:t xml:space="preserve">set total number of questions to get correct in bash script</w:t>
      </w:r>
    </w:p>
    <w:p w:rsidR="00000000" w:rsidDel="00000000" w:rsidP="00000000" w:rsidRDefault="00000000" w:rsidRPr="00000000" w14:paraId="00000154">
      <w:pPr>
        <w:numPr>
          <w:ilvl w:val="0"/>
          <w:numId w:val="3"/>
        </w:numPr>
        <w:spacing w:after="0" w:afterAutospacing="0" w:before="0" w:beforeAutospacing="0" w:lineRule="auto"/>
        <w:ind w:left="720" w:hanging="360"/>
      </w:pPr>
      <w:r w:rsidDel="00000000" w:rsidR="00000000" w:rsidRPr="00000000">
        <w:rPr>
          <w:rtl w:val="0"/>
        </w:rPr>
        <w:t xml:space="preserve">go to each test file, make sure hidden = False for each test</w:t>
      </w:r>
    </w:p>
    <w:p w:rsidR="00000000" w:rsidDel="00000000" w:rsidP="00000000" w:rsidRDefault="00000000" w:rsidRPr="00000000" w14:paraId="00000155">
      <w:pPr>
        <w:numPr>
          <w:ilvl w:val="0"/>
          <w:numId w:val="3"/>
        </w:numPr>
        <w:spacing w:after="0" w:afterAutospacing="0" w:before="0" w:beforeAutospacing="0" w:lineRule="auto"/>
        <w:ind w:left="720" w:hanging="360"/>
      </w:pPr>
      <w:r w:rsidDel="00000000" w:rsidR="00000000" w:rsidRPr="00000000">
        <w:rPr>
          <w:rtl w:val="0"/>
        </w:rPr>
        <w:t xml:space="preserve">go to details stats on</w:t>
      </w:r>
      <w:hyperlink r:id="rId21">
        <w:r w:rsidDel="00000000" w:rsidR="00000000" w:rsidRPr="00000000">
          <w:rPr>
            <w:rtl w:val="0"/>
          </w:rPr>
          <w:t xml:space="preserve"> </w:t>
        </w:r>
      </w:hyperlink>
      <w:r w:rsidDel="00000000" w:rsidR="00000000" w:rsidRPr="00000000">
        <w:fldChar w:fldCharType="begin"/>
        <w:instrText xml:space="preserve"> HYPERLINK "http://okpy.org" </w:instrText>
        <w:fldChar w:fldCharType="separate"/>
      </w:r>
      <w:r w:rsidDel="00000000" w:rsidR="00000000" w:rsidRPr="00000000">
        <w:rPr>
          <w:color w:val="1155cc"/>
          <w:u w:val="single"/>
          <w:rtl w:val="0"/>
        </w:rPr>
        <w:t xml:space="preserve">okpy.org</w:t>
      </w:r>
    </w:p>
    <w:p w:rsidR="00000000" w:rsidDel="00000000" w:rsidP="00000000" w:rsidRDefault="00000000" w:rsidRPr="00000000" w14:paraId="00000156">
      <w:pPr>
        <w:numPr>
          <w:ilvl w:val="0"/>
          <w:numId w:val="3"/>
        </w:numPr>
        <w:spacing w:after="0" w:afterAutospacing="0" w:before="0" w:beforeAutospacing="0" w:lineRule="auto"/>
        <w:ind w:left="720" w:hanging="360"/>
      </w:pPr>
      <w:r w:rsidDel="00000000" w:rsidR="00000000" w:rsidRPr="00000000">
        <w:fldChar w:fldCharType="end"/>
      </w:r>
      <w:r w:rsidDel="00000000" w:rsidR="00000000" w:rsidRPr="00000000">
        <w:rPr>
          <w:rtl w:val="0"/>
        </w:rPr>
        <w:t xml:space="preserve">right click and hit inspect</w:t>
      </w:r>
    </w:p>
    <w:p w:rsidR="00000000" w:rsidDel="00000000" w:rsidP="00000000" w:rsidRDefault="00000000" w:rsidRPr="00000000" w14:paraId="00000157">
      <w:pPr>
        <w:numPr>
          <w:ilvl w:val="0"/>
          <w:numId w:val="3"/>
        </w:numPr>
        <w:spacing w:after="0" w:afterAutospacing="0" w:before="0" w:beforeAutospacing="0" w:lineRule="auto"/>
        <w:ind w:left="720" w:hanging="360"/>
      </w:pPr>
      <w:r w:rsidDel="00000000" w:rsidR="00000000" w:rsidRPr="00000000">
        <w:rPr>
          <w:rtl w:val="0"/>
        </w:rPr>
        <w:t xml:space="preserve">right click table table-hoover and copy element</w:t>
      </w:r>
    </w:p>
    <w:p w:rsidR="00000000" w:rsidDel="00000000" w:rsidP="00000000" w:rsidRDefault="00000000" w:rsidRPr="00000000" w14:paraId="00000158">
      <w:pPr>
        <w:numPr>
          <w:ilvl w:val="0"/>
          <w:numId w:val="3"/>
        </w:numPr>
        <w:spacing w:after="0" w:afterAutospacing="0" w:before="0" w:beforeAutospacing="0" w:lineRule="auto"/>
        <w:ind w:left="720" w:hanging="360"/>
      </w:pPr>
      <w:r w:rsidDel="00000000" w:rsidR="00000000" w:rsidRPr="00000000">
        <w:rPr>
          <w:rtl w:val="0"/>
        </w:rPr>
        <w:t xml:space="preserve">paste into text file in seleniumify folder</w:t>
      </w:r>
    </w:p>
    <w:p w:rsidR="00000000" w:rsidDel="00000000" w:rsidP="00000000" w:rsidRDefault="00000000" w:rsidRPr="00000000" w14:paraId="00000159">
      <w:pPr>
        <w:numPr>
          <w:ilvl w:val="0"/>
          <w:numId w:val="3"/>
        </w:numPr>
        <w:spacing w:after="0" w:afterAutospacing="0" w:before="0" w:beforeAutospacing="0" w:lineRule="auto"/>
        <w:ind w:left="720" w:hanging="360"/>
      </w:pPr>
      <w:r w:rsidDel="00000000" w:rsidR="00000000" w:rsidRPr="00000000">
        <w:rPr>
          <w:rtl w:val="0"/>
        </w:rPr>
        <w:t xml:space="preserve">run python read_table.py projectX_table.txt </w:t>
      </w:r>
    </w:p>
    <w:p w:rsidR="00000000" w:rsidDel="00000000" w:rsidP="00000000" w:rsidRDefault="00000000" w:rsidRPr="00000000" w14:paraId="0000015A">
      <w:pPr>
        <w:numPr>
          <w:ilvl w:val="0"/>
          <w:numId w:val="3"/>
        </w:numPr>
        <w:spacing w:after="240" w:before="0" w:beforeAutospacing="0" w:lineRule="auto"/>
        <w:ind w:left="720" w:hanging="360"/>
      </w:pPr>
      <w:r w:rsidDel="00000000" w:rsidR="00000000" w:rsidRPr="00000000">
        <w:rPr>
          <w:rtl w:val="0"/>
        </w:rPr>
        <w:t xml:space="preserve">run python automate.py</w:t>
      </w:r>
    </w:p>
    <w:p w:rsidR="00000000" w:rsidDel="00000000" w:rsidP="00000000" w:rsidRDefault="00000000" w:rsidRPr="00000000" w14:paraId="0000015B">
      <w:pPr>
        <w:pStyle w:val="Heading4"/>
        <w:rPr/>
      </w:pPr>
      <w:bookmarkStart w:colFirst="0" w:colLast="0" w:name="_q9r99dcywnbu" w:id="23"/>
      <w:bookmarkEnd w:id="23"/>
      <w:r w:rsidDel="00000000" w:rsidR="00000000" w:rsidRPr="00000000">
        <w:rPr>
          <w:rtl w:val="0"/>
        </w:rPr>
        <w:t xml:space="preserve">Checkpoint:</w:t>
      </w:r>
    </w:p>
    <w:p w:rsidR="00000000" w:rsidDel="00000000" w:rsidP="00000000" w:rsidRDefault="00000000" w:rsidRPr="00000000" w14:paraId="0000015C">
      <w:pPr>
        <w:rPr/>
      </w:pPr>
      <w:r w:rsidDel="00000000" w:rsidR="00000000" w:rsidRPr="00000000">
        <w:rPr>
          <w:rtl w:val="0"/>
        </w:rPr>
        <w:t xml:space="preserve">1) in assignments folder, run make, and copy the assignment/notebooks/assignments/build/sp19/ folder out into autograding</w:t>
      </w:r>
    </w:p>
    <w:p w:rsidR="00000000" w:rsidDel="00000000" w:rsidP="00000000" w:rsidRDefault="00000000" w:rsidRPr="00000000" w14:paraId="0000015D">
      <w:pPr>
        <w:rPr/>
      </w:pPr>
      <w:r w:rsidDel="00000000" w:rsidR="00000000" w:rsidRPr="00000000">
        <w:rPr>
          <w:rtl w:val="0"/>
        </w:rPr>
        <w:t xml:space="preserve">start with checkpoint. name it project#_cp</w:t>
      </w:r>
    </w:p>
    <w:p w:rsidR="00000000" w:rsidDel="00000000" w:rsidP="00000000" w:rsidRDefault="00000000" w:rsidRPr="00000000" w14:paraId="0000015E">
      <w:pPr>
        <w:rPr/>
      </w:pPr>
      <w:r w:rsidDel="00000000" w:rsidR="00000000" w:rsidRPr="00000000">
        <w:rPr>
          <w:rtl w:val="0"/>
        </w:rPr>
        <w:t xml:space="preserve">2) edited the bash script by deleted the rm -rf/ stuff and update the cutoff number of questions for the checkpoint (note that some questions are worth 2+ points, so make sure the full cutoff is the NUMBER OF POINTS needed to pass the checkpoint) , also change due date, and make sure script will grade for checkpoint (look for example)</w:t>
      </w:r>
    </w:p>
    <w:p w:rsidR="00000000" w:rsidDel="00000000" w:rsidP="00000000" w:rsidRDefault="00000000" w:rsidRPr="00000000" w14:paraId="0000015F">
      <w:pPr>
        <w:rPr/>
      </w:pPr>
      <w:r w:rsidDel="00000000" w:rsidR="00000000" w:rsidRPr="00000000">
        <w:rPr>
          <w:rtl w:val="0"/>
        </w:rPr>
        <w:t xml:space="preserve">3) delete the tests for questions that aren't part of the checkpoint.</w:t>
      </w:r>
    </w:p>
    <w:p w:rsidR="00000000" w:rsidDel="00000000" w:rsidP="00000000" w:rsidRDefault="00000000" w:rsidRPr="00000000" w14:paraId="00000160">
      <w:pPr>
        <w:rPr/>
      </w:pPr>
      <w:r w:rsidDel="00000000" w:rsidR="00000000" w:rsidRPr="00000000">
        <w:rPr>
          <w:rtl w:val="0"/>
        </w:rPr>
        <w:t xml:space="preserve">4) verify that the metadata for the tests keeps the hidden tests hidden (ie, 'hidden = true')</w:t>
      </w:r>
    </w:p>
    <w:p w:rsidR="00000000" w:rsidDel="00000000" w:rsidP="00000000" w:rsidRDefault="00000000" w:rsidRPr="00000000" w14:paraId="00000161">
      <w:pPr>
        <w:rPr/>
      </w:pPr>
      <w:r w:rsidDel="00000000" w:rsidR="00000000" w:rsidRPr="00000000">
        <w:rPr>
          <w:rtl w:val="0"/>
        </w:rPr>
        <w:t xml:space="preserve">5) upload to autograder</w:t>
      </w:r>
    </w:p>
    <w:p w:rsidR="00000000" w:rsidDel="00000000" w:rsidP="00000000" w:rsidRDefault="00000000" w:rsidRPr="00000000" w14:paraId="00000162">
      <w:pPr>
        <w:rPr/>
      </w:pPr>
      <w:r w:rsidDel="00000000" w:rsidR="00000000" w:rsidRPr="00000000">
        <w:rPr>
          <w:rtl w:val="0"/>
        </w:rPr>
        <w:t xml:space="preserve">*can print r.text if upload_submission.py does not work</w:t>
      </w:r>
    </w:p>
    <w:p w:rsidR="00000000" w:rsidDel="00000000" w:rsidP="00000000" w:rsidRDefault="00000000" w:rsidRPr="00000000" w14:paraId="00000163">
      <w:pPr>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rPr/>
      </w:pPr>
      <w:bookmarkStart w:colFirst="0" w:colLast="0" w:name="_j85s9csx7s3m" w:id="24"/>
      <w:bookmarkEnd w:id="24"/>
      <w:r w:rsidDel="00000000" w:rsidR="00000000" w:rsidRPr="00000000">
        <w:rPr>
          <w:rtl w:val="0"/>
        </w:rPr>
        <w:t xml:space="preserve">Office Hours</w:t>
      </w:r>
    </w:p>
    <w:p w:rsidR="00000000" w:rsidDel="00000000" w:rsidP="00000000" w:rsidRDefault="00000000" w:rsidRPr="00000000" w14:paraId="00000165">
      <w:pPr>
        <w:spacing w:after="0" w:lineRule="auto"/>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Hosting office hours requires preparation, patience, efficiency, and understanding. The goal of office hours is not to get a student to the solution, but to help them improve understanding of the concepts and offer perspectives to get them unstuck.</w:t>
      </w:r>
    </w:p>
    <w:p w:rsidR="00000000" w:rsidDel="00000000" w:rsidP="00000000" w:rsidRDefault="00000000" w:rsidRPr="00000000" w14:paraId="00000167">
      <w:pPr>
        <w:pStyle w:val="Heading2"/>
        <w:rPr/>
      </w:pPr>
      <w:bookmarkStart w:colFirst="0" w:colLast="0" w:name="_ije4qyggkyko" w:id="25"/>
      <w:bookmarkEnd w:id="25"/>
      <w:r w:rsidDel="00000000" w:rsidR="00000000" w:rsidRPr="00000000">
        <w:rPr>
          <w:rtl w:val="0"/>
        </w:rPr>
        <w:t xml:space="preserve">Teaching strategies</w:t>
      </w:r>
    </w:p>
    <w:p w:rsidR="00000000" w:rsidDel="00000000" w:rsidP="00000000" w:rsidRDefault="00000000" w:rsidRPr="00000000" w14:paraId="00000168">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Close your laptop when talking to the student (don’t look at the solutions!)</w:t>
      </w:r>
    </w:p>
    <w:p w:rsidR="00000000" w:rsidDel="00000000" w:rsidP="00000000" w:rsidRDefault="00000000" w:rsidRPr="00000000" w14:paraId="00000169">
      <w:pPr>
        <w:numPr>
          <w:ilvl w:val="1"/>
          <w:numId w:val="15"/>
        </w:numPr>
        <w:spacing w:after="0" w:afterAutospacing="0"/>
        <w:ind w:left="1440" w:hanging="360"/>
        <w:rPr>
          <w:u w:val="none"/>
        </w:rPr>
      </w:pPr>
      <w:r w:rsidDel="00000000" w:rsidR="00000000" w:rsidRPr="00000000">
        <w:rPr>
          <w:rtl w:val="0"/>
        </w:rPr>
        <w:t xml:space="preserve">You are allocated 3 hours per week to prepare for labs and office hours. Familiarizing yourself with the solution is a must before you host office hours.</w:t>
      </w:r>
    </w:p>
    <w:p w:rsidR="00000000" w:rsidDel="00000000" w:rsidP="00000000" w:rsidRDefault="00000000" w:rsidRPr="00000000" w14:paraId="0000016A">
      <w:pPr>
        <w:numPr>
          <w:ilvl w:val="1"/>
          <w:numId w:val="15"/>
        </w:numPr>
        <w:spacing w:after="0" w:afterAutospacing="0"/>
        <w:ind w:left="1440" w:hanging="360"/>
        <w:rPr>
          <w:u w:val="none"/>
        </w:rPr>
      </w:pPr>
      <w:r w:rsidDel="00000000" w:rsidR="00000000" w:rsidRPr="00000000">
        <w:rPr>
          <w:rtl w:val="0"/>
        </w:rPr>
        <w:t xml:space="preserve">Looking at the solution makes you more likely to lead students to “the answer,” rather than taking them from where they’re stuck to the natural next step.</w:t>
      </w:r>
    </w:p>
    <w:p w:rsidR="00000000" w:rsidDel="00000000" w:rsidP="00000000" w:rsidRDefault="00000000" w:rsidRPr="00000000" w14:paraId="0000016B">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Build off of the student’s thought process -- this allows them to have ownership of their work and builds confidence.</w:t>
      </w:r>
    </w:p>
    <w:p w:rsidR="00000000" w:rsidDel="00000000" w:rsidP="00000000" w:rsidRDefault="00000000" w:rsidRPr="00000000" w14:paraId="0000016C">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Directly ask what is causing them doubt.</w:t>
      </w:r>
      <w:r w:rsidDel="00000000" w:rsidR="00000000" w:rsidRPr="00000000">
        <w:rPr>
          <w:rtl w:val="0"/>
        </w:rPr>
      </w:r>
    </w:p>
    <w:p w:rsidR="00000000" w:rsidDel="00000000" w:rsidP="00000000" w:rsidRDefault="00000000" w:rsidRPr="00000000" w14:paraId="0000016D">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Dealing with students who ask you to check if their answer is correct:</w:t>
      </w:r>
    </w:p>
    <w:p w:rsidR="00000000" w:rsidDel="00000000" w:rsidP="00000000" w:rsidRDefault="00000000" w:rsidRPr="00000000" w14:paraId="0000016E">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Use the Socratic method -- ask them some questions to draw out some of their critical thinking.</w:t>
      </w:r>
    </w:p>
    <w:p w:rsidR="00000000" w:rsidDel="00000000" w:rsidP="00000000" w:rsidRDefault="00000000" w:rsidRPr="00000000" w14:paraId="0000016F">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Answer their question with additional questions.</w:t>
      </w:r>
    </w:p>
    <w:p w:rsidR="00000000" w:rsidDel="00000000" w:rsidP="00000000" w:rsidRDefault="00000000" w:rsidRPr="00000000" w14:paraId="00000170">
      <w:pPr>
        <w:numPr>
          <w:ilvl w:val="1"/>
          <w:numId w:val="15"/>
        </w:numPr>
        <w:ind w:left="1440" w:hanging="360"/>
        <w:rPr>
          <w:u w:val="none"/>
        </w:rPr>
      </w:pPr>
      <w:r w:rsidDel="00000000" w:rsidR="00000000" w:rsidRPr="00000000">
        <w:rPr>
          <w:rtl w:val="0"/>
        </w:rPr>
        <w:t xml:space="preserve">Tell them that you cannot give out direct answers</w:t>
      </w:r>
    </w:p>
    <w:p w:rsidR="00000000" w:rsidDel="00000000" w:rsidP="00000000" w:rsidRDefault="00000000" w:rsidRPr="00000000" w14:paraId="00000171">
      <w:pPr>
        <w:pStyle w:val="Heading2"/>
        <w:rPr/>
      </w:pPr>
      <w:bookmarkStart w:colFirst="0" w:colLast="0" w:name="_pj1y5qd7kdcm" w:id="26"/>
      <w:bookmarkEnd w:id="26"/>
      <w:r w:rsidDel="00000000" w:rsidR="00000000" w:rsidRPr="00000000">
        <w:rPr>
          <w:rtl w:val="0"/>
        </w:rPr>
        <w:t xml:space="preserve">General tips/troubleshooting</w:t>
      </w:r>
    </w:p>
    <w:p w:rsidR="00000000" w:rsidDel="00000000" w:rsidP="00000000" w:rsidRDefault="00000000" w:rsidRPr="00000000" w14:paraId="00000172">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Be patient and avoid feeding them the answer:</w:t>
      </w:r>
    </w:p>
    <w:p w:rsidR="00000000" w:rsidDel="00000000" w:rsidP="00000000" w:rsidRDefault="00000000" w:rsidRPr="00000000" w14:paraId="00000173">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Wait for the students to get through their thought process and let them go through the whole question.</w:t>
      </w:r>
    </w:p>
    <w:p w:rsidR="00000000" w:rsidDel="00000000" w:rsidP="00000000" w:rsidRDefault="00000000" w:rsidRPr="00000000" w14:paraId="00000174">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How do you know how much a student knows?</w:t>
      </w:r>
    </w:p>
    <w:p w:rsidR="00000000" w:rsidDel="00000000" w:rsidP="00000000" w:rsidRDefault="00000000" w:rsidRPr="00000000" w14:paraId="00000175">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Ask them to explain the concept.</w:t>
      </w:r>
    </w:p>
    <w:p w:rsidR="00000000" w:rsidDel="00000000" w:rsidP="00000000" w:rsidRDefault="00000000" w:rsidRPr="00000000" w14:paraId="00000176">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Then if they don’t seem to understand everything, or thoroughly, take a step back and explain things completely.</w:t>
      </w:r>
      <w:r w:rsidDel="00000000" w:rsidR="00000000" w:rsidRPr="00000000">
        <w:rPr>
          <w:rtl w:val="0"/>
        </w:rPr>
      </w:r>
    </w:p>
    <w:p w:rsidR="00000000" w:rsidDel="00000000" w:rsidP="00000000" w:rsidRDefault="00000000" w:rsidRPr="00000000" w14:paraId="00000177">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It’s okay to get a student unstuck on one part of a problem without necessarily helping them through the entire question.</w:t>
      </w:r>
    </w:p>
    <w:p w:rsidR="00000000" w:rsidDel="00000000" w:rsidP="00000000" w:rsidRDefault="00000000" w:rsidRPr="00000000" w14:paraId="00000178">
      <w:pPr>
        <w:numPr>
          <w:ilvl w:val="2"/>
          <w:numId w:val="15"/>
        </w:numPr>
        <w:spacing w:after="0" w:afterAutospacing="0"/>
        <w:ind w:left="2160" w:hanging="360"/>
        <w:rPr>
          <w:u w:val="none"/>
        </w:rPr>
      </w:pPr>
      <w:r w:rsidDel="00000000" w:rsidR="00000000" w:rsidRPr="00000000">
        <w:rPr>
          <w:rtl w:val="0"/>
        </w:rPr>
        <w:t xml:space="preserve">It’s OK to say things like “attempt the first part for now, I will circle back to you later.”</w:t>
      </w:r>
    </w:p>
    <w:p w:rsidR="00000000" w:rsidDel="00000000" w:rsidP="00000000" w:rsidRDefault="00000000" w:rsidRPr="00000000" w14:paraId="00000179">
      <w:pPr>
        <w:numPr>
          <w:ilvl w:val="1"/>
          <w:numId w:val="15"/>
        </w:numPr>
        <w:spacing w:after="0" w:afterAutospacing="0"/>
        <w:ind w:left="1440" w:hanging="360"/>
      </w:pPr>
      <w:r w:rsidDel="00000000" w:rsidR="00000000" w:rsidRPr="00000000">
        <w:rPr>
          <w:rtl w:val="0"/>
        </w:rPr>
        <w:t xml:space="preserve">If a student is really not getting it, try to do a toy example on the whiteboard and work it through with them and have them generalize to the actual problem at hand.</w:t>
      </w:r>
    </w:p>
    <w:p w:rsidR="00000000" w:rsidDel="00000000" w:rsidP="00000000" w:rsidRDefault="00000000" w:rsidRPr="00000000" w14:paraId="0000017A">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Debugging Python code:</w:t>
      </w:r>
    </w:p>
    <w:p w:rsidR="00000000" w:rsidDel="00000000" w:rsidP="00000000" w:rsidRDefault="00000000" w:rsidRPr="00000000" w14:paraId="0000017B">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Helping students</w:t>
      </w:r>
      <w:r w:rsidDel="00000000" w:rsidR="00000000" w:rsidRPr="00000000">
        <w:rPr>
          <w:rtl w:val="0"/>
        </w:rPr>
        <w:t xml:space="preserve"> debug</w:t>
      </w:r>
      <w:r w:rsidDel="00000000" w:rsidR="00000000" w:rsidRPr="00000000">
        <w:rPr>
          <w:rtl w:val="0"/>
        </w:rPr>
      </w:r>
    </w:p>
    <w:p w:rsidR="00000000" w:rsidDel="00000000" w:rsidP="00000000" w:rsidRDefault="00000000" w:rsidRPr="00000000" w14:paraId="0000017C">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Teach them to understand the error message.</w:t>
      </w:r>
    </w:p>
    <w:p w:rsidR="00000000" w:rsidDel="00000000" w:rsidP="00000000" w:rsidRDefault="00000000" w:rsidRPr="00000000" w14:paraId="0000017D">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Add empty cells to run each line of code separately. </w:t>
      </w:r>
    </w:p>
    <w:p w:rsidR="00000000" w:rsidDel="00000000" w:rsidP="00000000" w:rsidRDefault="00000000" w:rsidRPr="00000000" w14:paraId="0000017E">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Sometimes, the most effective way to help them is to teach them a debugging technique that they could use to track down the source of the bug on their own.</w:t>
      </w:r>
    </w:p>
    <w:p w:rsidR="00000000" w:rsidDel="00000000" w:rsidP="00000000" w:rsidRDefault="00000000" w:rsidRPr="00000000" w14:paraId="0000017F">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Other times, it may be more appropriate to tell them directly the source of the bug (e.g. missing a parenthesis).</w:t>
      </w:r>
    </w:p>
    <w:p w:rsidR="00000000" w:rsidDel="00000000" w:rsidP="00000000" w:rsidRDefault="00000000" w:rsidRPr="00000000" w14:paraId="00000180">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Check their understanding of the code they have.</w:t>
      </w:r>
    </w:p>
    <w:p w:rsidR="00000000" w:rsidDel="00000000" w:rsidP="00000000" w:rsidRDefault="00000000" w:rsidRPr="00000000" w14:paraId="00000181">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“Can you explain to me what each line of this does?”</w:t>
      </w:r>
    </w:p>
    <w:p w:rsidR="00000000" w:rsidDel="00000000" w:rsidP="00000000" w:rsidRDefault="00000000" w:rsidRPr="00000000" w14:paraId="00000182">
      <w:pPr>
        <w:numPr>
          <w:ilvl w:val="2"/>
          <w:numId w:val="15"/>
        </w:numPr>
        <w:spacing w:after="0" w:afterAutospacing="0"/>
        <w:ind w:left="2160" w:hanging="360"/>
      </w:pPr>
      <w:r w:rsidDel="00000000" w:rsidR="00000000" w:rsidRPr="00000000">
        <w:rPr>
          <w:rtl w:val="0"/>
        </w:rPr>
        <w:t xml:space="preserve">“How does your code work to try and tackle this problem?”</w:t>
      </w:r>
    </w:p>
    <w:p w:rsidR="00000000" w:rsidDel="00000000" w:rsidP="00000000" w:rsidRDefault="00000000" w:rsidRPr="00000000" w14:paraId="00000183">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Try to leave a student with strategies rather than straight answers.</w:t>
      </w:r>
    </w:p>
    <w:p w:rsidR="00000000" w:rsidDel="00000000" w:rsidP="00000000" w:rsidRDefault="00000000" w:rsidRPr="00000000" w14:paraId="00000184">
      <w:pPr>
        <w:numPr>
          <w:ilvl w:val="2"/>
          <w:numId w:val="15"/>
        </w:numPr>
        <w:spacing w:after="0" w:afterAutospacing="0"/>
        <w:ind w:left="2160" w:hanging="360"/>
        <w:rPr>
          <w:rFonts w:ascii="Arial" w:cs="Arial" w:eastAsia="Arial" w:hAnsi="Arial"/>
          <w:color w:val="000000"/>
          <w:sz w:val="24"/>
          <w:szCs w:val="24"/>
        </w:rPr>
      </w:pPr>
      <w:r w:rsidDel="00000000" w:rsidR="00000000" w:rsidRPr="00000000">
        <w:rPr>
          <w:rtl w:val="0"/>
        </w:rPr>
        <w:t xml:space="preserve">“Let me show you how to look this up in the datascience docs” or “here's how you could go about debugging this” </w:t>
      </w:r>
    </w:p>
    <w:p w:rsidR="00000000" w:rsidDel="00000000" w:rsidP="00000000" w:rsidRDefault="00000000" w:rsidRPr="00000000" w14:paraId="00000185">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Dealing with busy OH:</w:t>
      </w:r>
    </w:p>
    <w:p w:rsidR="00000000" w:rsidDel="00000000" w:rsidP="00000000" w:rsidRDefault="00000000" w:rsidRPr="00000000" w14:paraId="00000186">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Explain to a group if OH are crowded and many people have the same question, or even pair/group people together who have the same question.</w:t>
      </w:r>
    </w:p>
    <w:p w:rsidR="00000000" w:rsidDel="00000000" w:rsidP="00000000" w:rsidRDefault="00000000" w:rsidRPr="00000000" w14:paraId="00000187">
      <w:pPr>
        <w:numPr>
          <w:ilvl w:val="1"/>
          <w:numId w:val="15"/>
        </w:numPr>
        <w:spacing w:after="0" w:afterAutospacing="0"/>
        <w:ind w:left="1440" w:hanging="360"/>
      </w:pPr>
      <w:r w:rsidDel="00000000" w:rsidR="00000000" w:rsidRPr="00000000">
        <w:rPr>
          <w:rtl w:val="0"/>
        </w:rPr>
        <w:t xml:space="preserve">Don’t be afraid to point the student in the direction of the textbook. If they’re clearly still working through something, possibly requeue them and come back to them later on</w:t>
      </w:r>
    </w:p>
    <w:p w:rsidR="00000000" w:rsidDel="00000000" w:rsidP="00000000" w:rsidRDefault="00000000" w:rsidRPr="00000000" w14:paraId="00000188">
      <w:pPr>
        <w:numPr>
          <w:ilvl w:val="1"/>
          <w:numId w:val="15"/>
        </w:numPr>
        <w:spacing w:after="0" w:afterAutospacing="0"/>
        <w:ind w:left="1440" w:hanging="360"/>
      </w:pPr>
      <w:r w:rsidDel="00000000" w:rsidR="00000000" w:rsidRPr="00000000">
        <w:rPr>
          <w:rtl w:val="0"/>
        </w:rPr>
        <w:t xml:space="preserve">Ask course staff on slack to come help if the wait time is overwhelmingly long. This is likely to occur during project weeks.</w:t>
      </w:r>
    </w:p>
    <w:p w:rsidR="00000000" w:rsidDel="00000000" w:rsidP="00000000" w:rsidRDefault="00000000" w:rsidRPr="00000000" w14:paraId="00000189">
      <w:pPr>
        <w:numPr>
          <w:ilvl w:val="0"/>
          <w:numId w:val="15"/>
        </w:numPr>
        <w:spacing w:after="0" w:afterAutospacing="0"/>
        <w:ind w:left="720" w:hanging="360"/>
        <w:rPr>
          <w:rFonts w:ascii="Arial" w:cs="Arial" w:eastAsia="Arial" w:hAnsi="Arial"/>
          <w:color w:val="000000"/>
          <w:sz w:val="24"/>
          <w:szCs w:val="24"/>
        </w:rPr>
      </w:pPr>
      <w:r w:rsidDel="00000000" w:rsidR="00000000" w:rsidRPr="00000000">
        <w:rPr>
          <w:rtl w:val="0"/>
        </w:rPr>
        <w:t xml:space="preserve">Ask for support:</w:t>
      </w:r>
    </w:p>
    <w:p w:rsidR="00000000" w:rsidDel="00000000" w:rsidP="00000000" w:rsidRDefault="00000000" w:rsidRPr="00000000" w14:paraId="0000018A">
      <w:pPr>
        <w:numPr>
          <w:ilvl w:val="1"/>
          <w:numId w:val="15"/>
        </w:numPr>
        <w:spacing w:after="0" w:afterAutospacing="0"/>
        <w:ind w:left="1440" w:hanging="360"/>
        <w:rPr>
          <w:rFonts w:ascii="Arial" w:cs="Arial" w:eastAsia="Arial" w:hAnsi="Arial"/>
          <w:color w:val="000000"/>
          <w:sz w:val="24"/>
          <w:szCs w:val="24"/>
        </w:rPr>
      </w:pPr>
      <w:r w:rsidDel="00000000" w:rsidR="00000000" w:rsidRPr="00000000">
        <w:rPr>
          <w:rtl w:val="0"/>
        </w:rPr>
        <w:t xml:space="preserve">Slack #office-hour channel</w:t>
      </w:r>
    </w:p>
    <w:p w:rsidR="00000000" w:rsidDel="00000000" w:rsidP="00000000" w:rsidRDefault="00000000" w:rsidRPr="00000000" w14:paraId="0000018B">
      <w:pPr>
        <w:numPr>
          <w:ilvl w:val="1"/>
          <w:numId w:val="15"/>
        </w:numPr>
        <w:ind w:left="1440" w:hanging="360"/>
        <w:rPr>
          <w:rFonts w:ascii="Arial" w:cs="Arial" w:eastAsia="Arial" w:hAnsi="Arial"/>
          <w:color w:val="000000"/>
          <w:sz w:val="24"/>
          <w:szCs w:val="24"/>
        </w:rPr>
      </w:pPr>
      <w:r w:rsidDel="00000000" w:rsidR="00000000" w:rsidRPr="00000000">
        <w:rPr>
          <w:rtl w:val="0"/>
        </w:rPr>
        <w:t xml:space="preserve">“How would you explain this question/concept?”</w:t>
      </w:r>
    </w:p>
    <w:p w:rsidR="00000000" w:rsidDel="00000000" w:rsidP="00000000" w:rsidRDefault="00000000" w:rsidRPr="00000000" w14:paraId="0000018C">
      <w:pPr>
        <w:pStyle w:val="Heading1"/>
        <w:rPr/>
      </w:pPr>
      <w:bookmarkStart w:colFirst="0" w:colLast="0" w:name="_tmogymsuf1au" w:id="27"/>
      <w:bookmarkEnd w:id="27"/>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pPr>
      <w:bookmarkStart w:colFirst="0" w:colLast="0" w:name="_1rqh6lq4v3l6" w:id="28"/>
      <w:bookmarkEnd w:id="28"/>
      <w:r w:rsidDel="00000000" w:rsidR="00000000" w:rsidRPr="00000000">
        <w:rPr>
          <w:rtl w:val="0"/>
        </w:rPr>
        <w:t xml:space="preserve">Exam Logistics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rPr/>
      </w:pPr>
      <w:bookmarkStart w:colFirst="0" w:colLast="0" w:name="_lmljvssj9opy" w:id="29"/>
      <w:bookmarkEnd w:id="29"/>
      <w:r w:rsidDel="00000000" w:rsidR="00000000" w:rsidRPr="00000000">
        <w:rPr>
          <w:rtl w:val="0"/>
        </w:rPr>
        <w:t xml:space="preserve">Exam Proctoring -- General Proctoring</w:t>
      </w:r>
    </w:p>
    <w:p w:rsidR="00000000" w:rsidDel="00000000" w:rsidP="00000000" w:rsidRDefault="00000000" w:rsidRPr="00000000" w14:paraId="00000190">
      <w:pPr>
        <w:numPr>
          <w:ilvl w:val="0"/>
          <w:numId w:val="2"/>
        </w:numPr>
        <w:ind w:left="720" w:hanging="360"/>
        <w:rPr/>
      </w:pPr>
      <w:commentRangeStart w:id="0"/>
      <w:r w:rsidDel="00000000" w:rsidR="00000000" w:rsidRPr="00000000">
        <w:rPr>
          <w:rtl w:val="0"/>
        </w:rPr>
      </w:r>
    </w:p>
    <w:p w:rsidR="00000000" w:rsidDel="00000000" w:rsidP="00000000" w:rsidRDefault="00000000" w:rsidRPr="00000000" w14:paraId="00000191">
      <w:pPr>
        <w:pStyle w:val="Heading2"/>
        <w:rPr/>
      </w:pPr>
      <w:bookmarkStart w:colFirst="0" w:colLast="0" w:name="_1uu6g68s2fne" w:id="30"/>
      <w:bookmarkEnd w:id="30"/>
      <w:commentRangeEnd w:id="0"/>
      <w:r w:rsidDel="00000000" w:rsidR="00000000" w:rsidRPr="00000000">
        <w:commentReference w:id="0"/>
      </w:r>
      <w:r w:rsidDel="00000000" w:rsidR="00000000" w:rsidRPr="00000000">
        <w:rPr>
          <w:rtl w:val="0"/>
        </w:rPr>
        <w:t xml:space="preserve">Exam Proctoring -- DSP Proctoring</w:t>
      </w:r>
    </w:p>
    <w:p w:rsidR="00000000" w:rsidDel="00000000" w:rsidP="00000000" w:rsidRDefault="00000000" w:rsidRPr="00000000" w14:paraId="00000192">
      <w:pPr>
        <w:spacing w:after="0" w:line="276" w:lineRule="auto"/>
        <w:rPr>
          <w:b w:val="1"/>
        </w:rPr>
      </w:pPr>
      <w:r w:rsidDel="00000000" w:rsidR="00000000" w:rsidRPr="00000000">
        <w:rPr>
          <w:rtl w:val="0"/>
        </w:rPr>
      </w:r>
    </w:p>
    <w:p w:rsidR="00000000" w:rsidDel="00000000" w:rsidP="00000000" w:rsidRDefault="00000000" w:rsidRPr="00000000" w14:paraId="00000193">
      <w:pPr>
        <w:spacing w:after="0" w:line="276" w:lineRule="auto"/>
        <w:rPr>
          <w:b w:val="1"/>
          <w:sz w:val="20"/>
          <w:szCs w:val="20"/>
        </w:rPr>
      </w:pPr>
      <w:r w:rsidDel="00000000" w:rsidR="00000000" w:rsidRPr="00000000">
        <w:rPr>
          <w:b w:val="1"/>
          <w:rtl w:val="0"/>
        </w:rPr>
        <w:t xml:space="preserve">DSP Exam policies (EVERYONE read this)</w:t>
      </w:r>
      <w:r w:rsidDel="00000000" w:rsidR="00000000" w:rsidRPr="00000000">
        <w:rPr>
          <w:rtl w:val="0"/>
        </w:rPr>
      </w:r>
    </w:p>
    <w:p w:rsidR="00000000" w:rsidDel="00000000" w:rsidP="00000000" w:rsidRDefault="00000000" w:rsidRPr="00000000" w14:paraId="00000194">
      <w:pPr>
        <w:numPr>
          <w:ilvl w:val="0"/>
          <w:numId w:val="18"/>
        </w:numPr>
        <w:spacing w:after="0" w:line="276" w:lineRule="auto"/>
        <w:ind w:left="720" w:hanging="360"/>
        <w:rPr/>
      </w:pPr>
      <w:r w:rsidDel="00000000" w:rsidR="00000000" w:rsidRPr="00000000">
        <w:rPr>
          <w:rtl w:val="0"/>
        </w:rPr>
        <w:t xml:space="preserve">Group message on Slack</w:t>
      </w:r>
    </w:p>
    <w:p w:rsidR="00000000" w:rsidDel="00000000" w:rsidP="00000000" w:rsidRDefault="00000000" w:rsidRPr="00000000" w14:paraId="00000195">
      <w:pPr>
        <w:numPr>
          <w:ilvl w:val="1"/>
          <w:numId w:val="18"/>
        </w:numPr>
        <w:spacing w:after="0" w:line="276" w:lineRule="auto"/>
        <w:ind w:left="1440" w:hanging="360"/>
        <w:rPr/>
      </w:pPr>
      <w:r w:rsidDel="00000000" w:rsidR="00000000" w:rsidRPr="00000000">
        <w:rPr>
          <w:rtl w:val="0"/>
        </w:rPr>
        <w:t xml:space="preserve">You should all be added to a group message on Slack so that you can communicate with the other proctors assigned to your room</w:t>
      </w:r>
    </w:p>
    <w:p w:rsidR="00000000" w:rsidDel="00000000" w:rsidP="00000000" w:rsidRDefault="00000000" w:rsidRPr="00000000" w14:paraId="00000196">
      <w:pPr>
        <w:numPr>
          <w:ilvl w:val="1"/>
          <w:numId w:val="18"/>
        </w:numPr>
        <w:spacing w:after="0" w:line="276" w:lineRule="auto"/>
        <w:ind w:left="1440" w:hanging="360"/>
        <w:rPr/>
      </w:pPr>
      <w:r w:rsidDel="00000000" w:rsidR="00000000" w:rsidRPr="00000000">
        <w:rPr>
          <w:rtl w:val="0"/>
        </w:rPr>
        <w:t xml:space="preserve">All communication should happen here, not in person (to avoid disrupting students)</w:t>
      </w:r>
    </w:p>
    <w:p w:rsidR="00000000" w:rsidDel="00000000" w:rsidP="00000000" w:rsidRDefault="00000000" w:rsidRPr="00000000" w14:paraId="00000197">
      <w:pPr>
        <w:numPr>
          <w:ilvl w:val="1"/>
          <w:numId w:val="18"/>
        </w:numPr>
        <w:spacing w:after="0" w:line="276" w:lineRule="auto"/>
        <w:ind w:left="1440" w:hanging="360"/>
        <w:rPr/>
      </w:pPr>
      <w:r w:rsidDel="00000000" w:rsidR="00000000" w:rsidRPr="00000000">
        <w:rPr>
          <w:rtl w:val="0"/>
        </w:rPr>
        <w:t xml:space="preserve">Switching shifts</w:t>
      </w:r>
    </w:p>
    <w:p w:rsidR="00000000" w:rsidDel="00000000" w:rsidP="00000000" w:rsidRDefault="00000000" w:rsidRPr="00000000" w14:paraId="00000198">
      <w:pPr>
        <w:numPr>
          <w:ilvl w:val="2"/>
          <w:numId w:val="18"/>
        </w:numPr>
        <w:spacing w:after="0" w:line="276" w:lineRule="auto"/>
        <w:ind w:left="2160" w:hanging="360"/>
        <w:rPr/>
      </w:pPr>
      <w:r w:rsidDel="00000000" w:rsidR="00000000" w:rsidRPr="00000000">
        <w:rPr>
          <w:rtl w:val="0"/>
        </w:rPr>
        <w:t xml:space="preserve">Show up on time to your shift</w:t>
      </w:r>
    </w:p>
    <w:p w:rsidR="00000000" w:rsidDel="00000000" w:rsidP="00000000" w:rsidRDefault="00000000" w:rsidRPr="00000000" w14:paraId="00000199">
      <w:pPr>
        <w:numPr>
          <w:ilvl w:val="2"/>
          <w:numId w:val="18"/>
        </w:numPr>
        <w:spacing w:after="0" w:line="276" w:lineRule="auto"/>
        <w:ind w:left="2160" w:hanging="360"/>
        <w:rPr/>
      </w:pPr>
      <w:r w:rsidDel="00000000" w:rsidR="00000000" w:rsidRPr="00000000">
        <w:rPr>
          <w:rtl w:val="0"/>
        </w:rPr>
        <w:t xml:space="preserve">If you’re running late to your shift, post on Slack to let your group know</w:t>
      </w:r>
    </w:p>
    <w:p w:rsidR="00000000" w:rsidDel="00000000" w:rsidP="00000000" w:rsidRDefault="00000000" w:rsidRPr="00000000" w14:paraId="0000019A">
      <w:pPr>
        <w:numPr>
          <w:ilvl w:val="2"/>
          <w:numId w:val="18"/>
        </w:numPr>
        <w:spacing w:after="0" w:line="276" w:lineRule="auto"/>
        <w:ind w:left="2160" w:hanging="360"/>
        <w:rPr/>
      </w:pPr>
      <w:r w:rsidDel="00000000" w:rsidR="00000000" w:rsidRPr="00000000">
        <w:rPr>
          <w:rtl w:val="0"/>
        </w:rPr>
        <w:t xml:space="preserve">We really can’t have gaps between proctors</w:t>
      </w:r>
    </w:p>
    <w:p w:rsidR="00000000" w:rsidDel="00000000" w:rsidP="00000000" w:rsidRDefault="00000000" w:rsidRPr="00000000" w14:paraId="0000019B">
      <w:pPr>
        <w:numPr>
          <w:ilvl w:val="0"/>
          <w:numId w:val="18"/>
        </w:numPr>
        <w:spacing w:after="0" w:line="276" w:lineRule="auto"/>
        <w:ind w:left="720" w:hanging="360"/>
        <w:rPr/>
      </w:pPr>
      <w:r w:rsidDel="00000000" w:rsidR="00000000" w:rsidRPr="00000000">
        <w:rPr>
          <w:rtl w:val="0"/>
        </w:rPr>
        <w:t xml:space="preserve">Questions policy</w:t>
      </w:r>
    </w:p>
    <w:p w:rsidR="00000000" w:rsidDel="00000000" w:rsidP="00000000" w:rsidRDefault="00000000" w:rsidRPr="00000000" w14:paraId="0000019C">
      <w:pPr>
        <w:numPr>
          <w:ilvl w:val="1"/>
          <w:numId w:val="18"/>
        </w:numPr>
        <w:spacing w:after="0" w:line="276" w:lineRule="auto"/>
        <w:ind w:left="1440" w:hanging="360"/>
        <w:rPr/>
      </w:pPr>
      <w:r w:rsidDel="00000000" w:rsidR="00000000" w:rsidRPr="00000000">
        <w:rPr>
          <w:rtl w:val="0"/>
        </w:rPr>
        <w:t xml:space="preserve">We are not answering questions about the final</w:t>
      </w:r>
    </w:p>
    <w:p w:rsidR="00000000" w:rsidDel="00000000" w:rsidP="00000000" w:rsidRDefault="00000000" w:rsidRPr="00000000" w14:paraId="0000019D">
      <w:pPr>
        <w:numPr>
          <w:ilvl w:val="1"/>
          <w:numId w:val="18"/>
        </w:numPr>
        <w:spacing w:after="0" w:line="276" w:lineRule="auto"/>
        <w:ind w:left="1440" w:hanging="360"/>
        <w:rPr/>
      </w:pPr>
      <w:r w:rsidDel="00000000" w:rsidR="00000000" w:rsidRPr="00000000">
        <w:rPr>
          <w:rtl w:val="0"/>
        </w:rPr>
        <w:t xml:space="preserve">If something is unclear, students can clearly specify their assumptions about a problem before answering it.</w:t>
      </w:r>
    </w:p>
    <w:p w:rsidR="00000000" w:rsidDel="00000000" w:rsidP="00000000" w:rsidRDefault="00000000" w:rsidRPr="00000000" w14:paraId="0000019E">
      <w:pPr>
        <w:numPr>
          <w:ilvl w:val="0"/>
          <w:numId w:val="18"/>
        </w:numPr>
        <w:spacing w:after="0" w:line="276" w:lineRule="auto"/>
        <w:ind w:left="720" w:hanging="360"/>
        <w:rPr/>
      </w:pPr>
      <w:r w:rsidDel="00000000" w:rsidR="00000000" w:rsidRPr="00000000">
        <w:rPr>
          <w:rtl w:val="0"/>
        </w:rPr>
        <w:t xml:space="preserve">Bathroom policy</w:t>
      </w:r>
    </w:p>
    <w:p w:rsidR="00000000" w:rsidDel="00000000" w:rsidP="00000000" w:rsidRDefault="00000000" w:rsidRPr="00000000" w14:paraId="0000019F">
      <w:pPr>
        <w:numPr>
          <w:ilvl w:val="1"/>
          <w:numId w:val="18"/>
        </w:numPr>
        <w:spacing w:after="0" w:line="276" w:lineRule="auto"/>
        <w:ind w:left="1440" w:hanging="360"/>
        <w:rPr/>
      </w:pPr>
      <w:r w:rsidDel="00000000" w:rsidR="00000000" w:rsidRPr="00000000">
        <w:rPr>
          <w:rtl w:val="0"/>
        </w:rPr>
        <w:t xml:space="preserve">Students must hand the proctor their phone and exam before going to the bathroom</w:t>
      </w:r>
    </w:p>
    <w:p w:rsidR="00000000" w:rsidDel="00000000" w:rsidP="00000000" w:rsidRDefault="00000000" w:rsidRPr="00000000" w14:paraId="000001A0">
      <w:pPr>
        <w:numPr>
          <w:ilvl w:val="1"/>
          <w:numId w:val="18"/>
        </w:numPr>
        <w:spacing w:after="0" w:line="276" w:lineRule="auto"/>
        <w:ind w:left="1440" w:hanging="360"/>
        <w:rPr/>
      </w:pPr>
      <w:r w:rsidDel="00000000" w:rsidR="00000000" w:rsidRPr="00000000">
        <w:rPr>
          <w:rtl w:val="0"/>
        </w:rPr>
        <w:t xml:space="preserve">Only one person from the exam room is allowed to leave at a time</w:t>
      </w:r>
    </w:p>
    <w:p w:rsidR="00000000" w:rsidDel="00000000" w:rsidP="00000000" w:rsidRDefault="00000000" w:rsidRPr="00000000" w14:paraId="000001A1">
      <w:pPr>
        <w:numPr>
          <w:ilvl w:val="0"/>
          <w:numId w:val="18"/>
        </w:numPr>
        <w:spacing w:after="0" w:line="276" w:lineRule="auto"/>
        <w:ind w:left="720" w:hanging="360"/>
        <w:rPr/>
      </w:pPr>
      <w:r w:rsidDel="00000000" w:rsidR="00000000" w:rsidRPr="00000000">
        <w:rPr>
          <w:rtl w:val="0"/>
        </w:rPr>
        <w:t xml:space="preserve">Time announcements</w:t>
      </w:r>
    </w:p>
    <w:p w:rsidR="00000000" w:rsidDel="00000000" w:rsidP="00000000" w:rsidRDefault="00000000" w:rsidRPr="00000000" w14:paraId="000001A2">
      <w:pPr>
        <w:numPr>
          <w:ilvl w:val="1"/>
          <w:numId w:val="18"/>
        </w:numPr>
        <w:spacing w:after="0" w:line="276" w:lineRule="auto"/>
        <w:ind w:left="1440" w:hanging="360"/>
        <w:rPr/>
      </w:pPr>
      <w:r w:rsidDel="00000000" w:rsidR="00000000" w:rsidRPr="00000000">
        <w:rPr>
          <w:rtl w:val="0"/>
        </w:rPr>
        <w:t xml:space="preserve">100% time exams have 3 hrs, 150% time exams have 4.5 hrs, 200% time exams have 6 hrs</w:t>
      </w:r>
    </w:p>
    <w:p w:rsidR="00000000" w:rsidDel="00000000" w:rsidP="00000000" w:rsidRDefault="00000000" w:rsidRPr="00000000" w14:paraId="000001A3">
      <w:pPr>
        <w:numPr>
          <w:ilvl w:val="1"/>
          <w:numId w:val="18"/>
        </w:numPr>
        <w:spacing w:after="0" w:line="276" w:lineRule="auto"/>
        <w:ind w:left="1440" w:hanging="360"/>
        <w:rPr/>
      </w:pPr>
      <w:r w:rsidDel="00000000" w:rsidR="00000000" w:rsidRPr="00000000">
        <w:rPr>
          <w:rtl w:val="0"/>
        </w:rPr>
        <w:t xml:space="preserve">Time elapsed should be announced every hour</w:t>
      </w:r>
    </w:p>
    <w:p w:rsidR="00000000" w:rsidDel="00000000" w:rsidP="00000000" w:rsidRDefault="00000000" w:rsidRPr="00000000" w14:paraId="000001A4">
      <w:pPr>
        <w:numPr>
          <w:ilvl w:val="2"/>
          <w:numId w:val="18"/>
        </w:numPr>
        <w:spacing w:after="0" w:line="276" w:lineRule="auto"/>
        <w:ind w:left="2160" w:hanging="360"/>
        <w:rPr/>
      </w:pPr>
      <w:r w:rsidDel="00000000" w:rsidR="00000000" w:rsidRPr="00000000">
        <w:rPr>
          <w:rtl w:val="0"/>
        </w:rPr>
        <w:t xml:space="preserve">“1 hr has passed” , “2 hrs have passed”, etc.</w:t>
      </w:r>
    </w:p>
    <w:p w:rsidR="00000000" w:rsidDel="00000000" w:rsidP="00000000" w:rsidRDefault="00000000" w:rsidRPr="00000000" w14:paraId="000001A5">
      <w:pPr>
        <w:numPr>
          <w:ilvl w:val="1"/>
          <w:numId w:val="18"/>
        </w:numPr>
        <w:spacing w:after="0" w:line="276" w:lineRule="auto"/>
        <w:ind w:left="1440" w:hanging="360"/>
        <w:rPr/>
      </w:pPr>
      <w:r w:rsidDel="00000000" w:rsidR="00000000" w:rsidRPr="00000000">
        <w:rPr>
          <w:rtl w:val="0"/>
        </w:rPr>
        <w:t xml:space="preserve">Time elapsed should also be announced 30 min and 10 min before the end of each exam window</w:t>
      </w:r>
    </w:p>
    <w:p w:rsidR="00000000" w:rsidDel="00000000" w:rsidP="00000000" w:rsidRDefault="00000000" w:rsidRPr="00000000" w14:paraId="000001A6">
      <w:pPr>
        <w:numPr>
          <w:ilvl w:val="2"/>
          <w:numId w:val="18"/>
        </w:numPr>
        <w:spacing w:after="0" w:line="276" w:lineRule="auto"/>
        <w:ind w:left="2160" w:hanging="360"/>
        <w:rPr/>
      </w:pPr>
      <w:r w:rsidDel="00000000" w:rsidR="00000000" w:rsidRPr="00000000">
        <w:rPr>
          <w:rtl w:val="0"/>
        </w:rPr>
        <w:t xml:space="preserve">“Those taking the exam at 150% time have 30 min remaining”, etc. </w:t>
      </w:r>
    </w:p>
    <w:p w:rsidR="00000000" w:rsidDel="00000000" w:rsidP="00000000" w:rsidRDefault="00000000" w:rsidRPr="00000000" w14:paraId="000001A7">
      <w:pPr>
        <w:numPr>
          <w:ilvl w:val="2"/>
          <w:numId w:val="18"/>
        </w:numPr>
        <w:spacing w:after="0" w:line="276" w:lineRule="auto"/>
        <w:ind w:left="2160" w:hanging="360"/>
        <w:rPr/>
      </w:pPr>
      <w:r w:rsidDel="00000000" w:rsidR="00000000" w:rsidRPr="00000000">
        <w:rPr>
          <w:rtl w:val="0"/>
        </w:rPr>
        <w:t xml:space="preserve">Make sure you specify what exam the announcement pertains to</w:t>
      </w:r>
    </w:p>
    <w:p w:rsidR="00000000" w:rsidDel="00000000" w:rsidP="00000000" w:rsidRDefault="00000000" w:rsidRPr="00000000" w14:paraId="000001A8">
      <w:pPr>
        <w:numPr>
          <w:ilvl w:val="2"/>
          <w:numId w:val="18"/>
        </w:numPr>
        <w:spacing w:after="0" w:line="276" w:lineRule="auto"/>
        <w:ind w:left="2160" w:hanging="360"/>
        <w:rPr/>
      </w:pPr>
      <w:r w:rsidDel="00000000" w:rsidR="00000000" w:rsidRPr="00000000">
        <w:rPr>
          <w:rtl w:val="0"/>
        </w:rPr>
        <w:t xml:space="preserve">For 100% time exams, announce at 2 hr 30 min and 2 hr 50 min</w:t>
      </w:r>
    </w:p>
    <w:p w:rsidR="00000000" w:rsidDel="00000000" w:rsidP="00000000" w:rsidRDefault="00000000" w:rsidRPr="00000000" w14:paraId="000001A9">
      <w:pPr>
        <w:numPr>
          <w:ilvl w:val="2"/>
          <w:numId w:val="18"/>
        </w:numPr>
        <w:spacing w:after="0" w:line="276" w:lineRule="auto"/>
        <w:ind w:left="2160" w:hanging="360"/>
        <w:rPr/>
      </w:pPr>
      <w:r w:rsidDel="00000000" w:rsidR="00000000" w:rsidRPr="00000000">
        <w:rPr>
          <w:rtl w:val="0"/>
        </w:rPr>
        <w:t xml:space="preserve">For 150% time exams, announce at 4 hr 20 min</w:t>
      </w:r>
    </w:p>
    <w:p w:rsidR="00000000" w:rsidDel="00000000" w:rsidP="00000000" w:rsidRDefault="00000000" w:rsidRPr="00000000" w14:paraId="000001AA">
      <w:pPr>
        <w:numPr>
          <w:ilvl w:val="2"/>
          <w:numId w:val="18"/>
        </w:numPr>
        <w:spacing w:after="0" w:line="276" w:lineRule="auto"/>
        <w:ind w:left="2160" w:hanging="360"/>
        <w:rPr/>
      </w:pPr>
      <w:r w:rsidDel="00000000" w:rsidR="00000000" w:rsidRPr="00000000">
        <w:rPr>
          <w:rtl w:val="0"/>
        </w:rPr>
        <w:t xml:space="preserve">For 200% time exams, announce at 5 hr 30 min and 5 hr 50 min</w:t>
      </w:r>
    </w:p>
    <w:p w:rsidR="00000000" w:rsidDel="00000000" w:rsidP="00000000" w:rsidRDefault="00000000" w:rsidRPr="00000000" w14:paraId="000001AB">
      <w:pPr>
        <w:numPr>
          <w:ilvl w:val="1"/>
          <w:numId w:val="18"/>
        </w:numPr>
        <w:spacing w:after="0" w:line="276" w:lineRule="auto"/>
        <w:ind w:left="1440" w:hanging="360"/>
        <w:rPr/>
      </w:pPr>
      <w:r w:rsidDel="00000000" w:rsidR="00000000" w:rsidRPr="00000000">
        <w:rPr>
          <w:rtl w:val="0"/>
        </w:rPr>
        <w:t xml:space="preserve">Refer to your group DM for the start time</w:t>
      </w:r>
    </w:p>
    <w:p w:rsidR="00000000" w:rsidDel="00000000" w:rsidP="00000000" w:rsidRDefault="00000000" w:rsidRPr="00000000" w14:paraId="000001AC">
      <w:pPr>
        <w:numPr>
          <w:ilvl w:val="0"/>
          <w:numId w:val="18"/>
        </w:numPr>
        <w:spacing w:after="0" w:line="276" w:lineRule="auto"/>
        <w:ind w:left="720" w:hanging="360"/>
        <w:rPr/>
      </w:pPr>
      <w:r w:rsidDel="00000000" w:rsidR="00000000" w:rsidRPr="00000000">
        <w:rPr>
          <w:rtl w:val="0"/>
        </w:rPr>
        <w:t xml:space="preserve">Last 10 minutes policy</w:t>
      </w:r>
    </w:p>
    <w:p w:rsidR="00000000" w:rsidDel="00000000" w:rsidP="00000000" w:rsidRDefault="00000000" w:rsidRPr="00000000" w14:paraId="000001AD">
      <w:pPr>
        <w:numPr>
          <w:ilvl w:val="1"/>
          <w:numId w:val="18"/>
        </w:numPr>
        <w:spacing w:after="0" w:line="276" w:lineRule="auto"/>
        <w:ind w:left="1440" w:hanging="360"/>
        <w:rPr/>
      </w:pPr>
      <w:r w:rsidDel="00000000" w:rsidR="00000000" w:rsidRPr="00000000">
        <w:rPr>
          <w:rtl w:val="0"/>
        </w:rPr>
        <w:t xml:space="preserve">Students may not leave in the last 10 minutes of each exam window (for 100%, 150%, and 200% time)</w:t>
      </w:r>
    </w:p>
    <w:p w:rsidR="00000000" w:rsidDel="00000000" w:rsidP="00000000" w:rsidRDefault="00000000" w:rsidRPr="00000000" w14:paraId="000001AE">
      <w:pPr>
        <w:numPr>
          <w:ilvl w:val="0"/>
          <w:numId w:val="18"/>
        </w:numPr>
        <w:spacing w:after="0" w:line="276" w:lineRule="auto"/>
        <w:ind w:left="720" w:hanging="360"/>
        <w:rPr/>
      </w:pPr>
      <w:r w:rsidDel="00000000" w:rsidR="00000000" w:rsidRPr="00000000">
        <w:rPr>
          <w:rtl w:val="0"/>
        </w:rPr>
        <w:t xml:space="preserve">Reduced Distraction policy</w:t>
      </w:r>
    </w:p>
    <w:p w:rsidR="00000000" w:rsidDel="00000000" w:rsidP="00000000" w:rsidRDefault="00000000" w:rsidRPr="00000000" w14:paraId="000001AF">
      <w:pPr>
        <w:numPr>
          <w:ilvl w:val="1"/>
          <w:numId w:val="18"/>
        </w:numPr>
        <w:spacing w:after="0" w:line="276" w:lineRule="auto"/>
        <w:ind w:left="1440" w:hanging="360"/>
        <w:rPr/>
      </w:pPr>
      <w:r w:rsidDel="00000000" w:rsidR="00000000" w:rsidRPr="00000000">
        <w:rPr>
          <w:rtl w:val="0"/>
        </w:rPr>
        <w:t xml:space="preserve">If you are proctoring a reduced distraction room, make sure that students are spaced out evenly in the room</w:t>
      </w:r>
    </w:p>
    <w:p w:rsidR="00000000" w:rsidDel="00000000" w:rsidP="00000000" w:rsidRDefault="00000000" w:rsidRPr="00000000" w14:paraId="000001B0">
      <w:pPr>
        <w:numPr>
          <w:ilvl w:val="0"/>
          <w:numId w:val="18"/>
        </w:numPr>
        <w:spacing w:after="0" w:line="276" w:lineRule="auto"/>
        <w:ind w:left="720" w:hanging="360"/>
        <w:rPr/>
      </w:pPr>
      <w:r w:rsidDel="00000000" w:rsidR="00000000" w:rsidRPr="00000000">
        <w:rPr>
          <w:rtl w:val="0"/>
        </w:rPr>
        <w:t xml:space="preserve">Clarifications</w:t>
      </w:r>
    </w:p>
    <w:p w:rsidR="00000000" w:rsidDel="00000000" w:rsidP="00000000" w:rsidRDefault="00000000" w:rsidRPr="00000000" w14:paraId="000001B1">
      <w:pPr>
        <w:numPr>
          <w:ilvl w:val="1"/>
          <w:numId w:val="18"/>
        </w:numPr>
        <w:spacing w:after="0" w:line="276" w:lineRule="auto"/>
        <w:ind w:left="1440" w:hanging="360"/>
        <w:rPr/>
      </w:pPr>
      <w:r w:rsidDel="00000000" w:rsidR="00000000" w:rsidRPr="00000000">
        <w:rPr>
          <w:rtl w:val="0"/>
        </w:rPr>
        <w:t xml:space="preserve">Any clarifications made in the main exam room will be posted in the #final channel</w:t>
      </w:r>
    </w:p>
    <w:p w:rsidR="00000000" w:rsidDel="00000000" w:rsidP="00000000" w:rsidRDefault="00000000" w:rsidRPr="00000000" w14:paraId="000001B2">
      <w:pPr>
        <w:numPr>
          <w:ilvl w:val="1"/>
          <w:numId w:val="18"/>
        </w:numPr>
        <w:spacing w:after="0" w:line="276" w:lineRule="auto"/>
        <w:ind w:left="1440" w:hanging="360"/>
        <w:rPr/>
      </w:pPr>
      <w:r w:rsidDel="00000000" w:rsidR="00000000" w:rsidRPr="00000000">
        <w:rPr>
          <w:rtl w:val="0"/>
        </w:rPr>
        <w:t xml:space="preserve">Announce those clarifications as soon as you see them</w:t>
      </w:r>
    </w:p>
    <w:p w:rsidR="00000000" w:rsidDel="00000000" w:rsidP="00000000" w:rsidRDefault="00000000" w:rsidRPr="00000000" w14:paraId="000001B3">
      <w:pPr>
        <w:numPr>
          <w:ilvl w:val="1"/>
          <w:numId w:val="18"/>
        </w:numPr>
        <w:spacing w:after="0" w:line="276" w:lineRule="auto"/>
        <w:ind w:left="1440" w:hanging="360"/>
        <w:rPr/>
      </w:pPr>
      <w:r w:rsidDel="00000000" w:rsidR="00000000" w:rsidRPr="00000000">
        <w:rPr>
          <w:rtl w:val="0"/>
        </w:rPr>
        <w:t xml:space="preserve">Let your group DM know which clarifications you have announced to avoid double announcing</w:t>
      </w:r>
    </w:p>
    <w:p w:rsidR="00000000" w:rsidDel="00000000" w:rsidP="00000000" w:rsidRDefault="00000000" w:rsidRPr="00000000" w14:paraId="000001B4">
      <w:pPr>
        <w:numPr>
          <w:ilvl w:val="0"/>
          <w:numId w:val="18"/>
        </w:numPr>
        <w:spacing w:after="0" w:line="276" w:lineRule="auto"/>
        <w:ind w:left="720" w:hanging="360"/>
        <w:rPr/>
      </w:pPr>
      <w:r w:rsidDel="00000000" w:rsidR="00000000" w:rsidRPr="00000000">
        <w:rPr>
          <w:rtl w:val="0"/>
        </w:rPr>
        <w:t xml:space="preserve">Additional accommodations</w:t>
      </w:r>
    </w:p>
    <w:p w:rsidR="00000000" w:rsidDel="00000000" w:rsidP="00000000" w:rsidRDefault="00000000" w:rsidRPr="00000000" w14:paraId="000001B5">
      <w:pPr>
        <w:numPr>
          <w:ilvl w:val="1"/>
          <w:numId w:val="18"/>
        </w:numPr>
        <w:spacing w:after="0" w:line="276" w:lineRule="auto"/>
        <w:ind w:left="1440" w:hanging="360"/>
        <w:rPr/>
      </w:pPr>
      <w:r w:rsidDel="00000000" w:rsidR="00000000" w:rsidRPr="00000000">
        <w:rPr>
          <w:rtl w:val="0"/>
        </w:rPr>
        <w:t xml:space="preserve">Proctors in prior semesters have not brought up any issues regarded students’ additional accommodations, usually students know what accommodations they are allowed</w:t>
      </w:r>
    </w:p>
    <w:p w:rsidR="00000000" w:rsidDel="00000000" w:rsidP="00000000" w:rsidRDefault="00000000" w:rsidRPr="00000000" w14:paraId="000001B6">
      <w:pPr>
        <w:numPr>
          <w:ilvl w:val="1"/>
          <w:numId w:val="18"/>
        </w:numPr>
        <w:spacing w:after="0" w:line="276" w:lineRule="auto"/>
        <w:ind w:left="1440" w:hanging="360"/>
        <w:rPr/>
      </w:pPr>
      <w:r w:rsidDel="00000000" w:rsidR="00000000" w:rsidRPr="00000000">
        <w:rPr>
          <w:rtl w:val="0"/>
        </w:rPr>
        <w:t xml:space="preserve">Rest breaks: if a student asks to take their rest break outside, they should leave their phone and exam with you. We have not had students do this in the past though, so I wouldn’t present it as an option unless they ask</w:t>
      </w:r>
    </w:p>
    <w:p w:rsidR="00000000" w:rsidDel="00000000" w:rsidP="00000000" w:rsidRDefault="00000000" w:rsidRPr="00000000" w14:paraId="000001B7">
      <w:pPr>
        <w:numPr>
          <w:ilvl w:val="0"/>
          <w:numId w:val="18"/>
        </w:numPr>
        <w:spacing w:after="0" w:line="276" w:lineRule="auto"/>
        <w:ind w:left="720" w:hanging="360"/>
        <w:rPr>
          <w:rFonts w:ascii="Proxima Nova" w:cs="Proxima Nova" w:eastAsia="Proxima Nova" w:hAnsi="Proxima Nova"/>
        </w:rPr>
      </w:pPr>
      <w:r w:rsidDel="00000000" w:rsidR="00000000" w:rsidRPr="00000000">
        <w:rPr>
          <w:b w:val="1"/>
          <w:rtl w:val="0"/>
        </w:rPr>
        <w:t xml:space="preserve">(LAPTOP EXAM ONLY) </w:t>
      </w:r>
      <w:r w:rsidDel="00000000" w:rsidR="00000000" w:rsidRPr="00000000">
        <w:rPr>
          <w:rtl w:val="0"/>
        </w:rPr>
        <w:t xml:space="preserve">Laptop exam policy </w:t>
      </w:r>
    </w:p>
    <w:p w:rsidR="00000000" w:rsidDel="00000000" w:rsidP="00000000" w:rsidRDefault="00000000" w:rsidRPr="00000000" w14:paraId="000001B8">
      <w:pPr>
        <w:numPr>
          <w:ilvl w:val="1"/>
          <w:numId w:val="18"/>
        </w:numPr>
        <w:spacing w:after="0" w:line="276" w:lineRule="auto"/>
        <w:ind w:left="1440" w:hanging="360"/>
        <w:rPr/>
      </w:pPr>
      <w:r w:rsidDel="00000000" w:rsidR="00000000" w:rsidRPr="00000000">
        <w:rPr>
          <w:rtl w:val="0"/>
        </w:rPr>
        <w:t xml:space="preserve">Internet must be turned off</w:t>
      </w:r>
    </w:p>
    <w:p w:rsidR="00000000" w:rsidDel="00000000" w:rsidP="00000000" w:rsidRDefault="00000000" w:rsidRPr="00000000" w14:paraId="000001B9">
      <w:pPr>
        <w:numPr>
          <w:ilvl w:val="1"/>
          <w:numId w:val="18"/>
        </w:numPr>
        <w:spacing w:after="0" w:line="276" w:lineRule="auto"/>
        <w:ind w:left="1440" w:hanging="360"/>
        <w:rPr/>
      </w:pPr>
      <w:r w:rsidDel="00000000" w:rsidR="00000000" w:rsidRPr="00000000">
        <w:rPr>
          <w:rtl w:val="0"/>
        </w:rPr>
        <w:t xml:space="preserve">Notifications (if they’re on a Mac) must be turned to do not disturb</w:t>
      </w:r>
    </w:p>
    <w:p w:rsidR="00000000" w:rsidDel="00000000" w:rsidP="00000000" w:rsidRDefault="00000000" w:rsidRPr="00000000" w14:paraId="000001BA">
      <w:pPr>
        <w:numPr>
          <w:ilvl w:val="1"/>
          <w:numId w:val="18"/>
        </w:numPr>
        <w:spacing w:after="0" w:line="276" w:lineRule="auto"/>
        <w:ind w:left="1440" w:hanging="360"/>
        <w:rPr/>
      </w:pPr>
      <w:r w:rsidDel="00000000" w:rsidR="00000000" w:rsidRPr="00000000">
        <w:rPr>
          <w:rtl w:val="0"/>
        </w:rPr>
        <w:t xml:space="preserve">Students must sit so that you can see their screen</w:t>
      </w:r>
    </w:p>
    <w:p w:rsidR="00000000" w:rsidDel="00000000" w:rsidP="00000000" w:rsidRDefault="00000000" w:rsidRPr="00000000" w14:paraId="000001BB">
      <w:pPr>
        <w:numPr>
          <w:ilvl w:val="1"/>
          <w:numId w:val="18"/>
        </w:numPr>
        <w:spacing w:after="0" w:line="276" w:lineRule="auto"/>
        <w:ind w:left="1440" w:hanging="360"/>
        <w:rPr/>
      </w:pPr>
      <w:r w:rsidDel="00000000" w:rsidR="00000000" w:rsidRPr="00000000">
        <w:rPr>
          <w:rtl w:val="0"/>
        </w:rPr>
        <w:t xml:space="preserve">The only window allowed on their screen is the Google doc, anything else will be considered cheating</w:t>
      </w:r>
    </w:p>
    <w:p w:rsidR="00000000" w:rsidDel="00000000" w:rsidP="00000000" w:rsidRDefault="00000000" w:rsidRPr="00000000" w14:paraId="000001BC">
      <w:pPr>
        <w:numPr>
          <w:ilvl w:val="1"/>
          <w:numId w:val="18"/>
        </w:numPr>
        <w:spacing w:after="0" w:line="276" w:lineRule="auto"/>
        <w:ind w:left="1440" w:hanging="360"/>
        <w:rPr/>
      </w:pPr>
      <w:r w:rsidDel="00000000" w:rsidR="00000000" w:rsidRPr="00000000">
        <w:rPr>
          <w:rtl w:val="0"/>
        </w:rPr>
        <w:t xml:space="preserve">Students should take the time before the exam to close all other windows</w:t>
      </w:r>
    </w:p>
    <w:p w:rsidR="00000000" w:rsidDel="00000000" w:rsidP="00000000" w:rsidRDefault="00000000" w:rsidRPr="00000000" w14:paraId="000001BD">
      <w:pPr>
        <w:spacing w:after="0" w:line="276" w:lineRule="auto"/>
        <w:ind w:left="1440" w:firstLine="0"/>
        <w:rPr/>
      </w:pPr>
      <w:r w:rsidDel="00000000" w:rsidR="00000000" w:rsidRPr="00000000">
        <w:rPr>
          <w:rtl w:val="0"/>
        </w:rPr>
      </w:r>
    </w:p>
    <w:p w:rsidR="00000000" w:rsidDel="00000000" w:rsidP="00000000" w:rsidRDefault="00000000" w:rsidRPr="00000000" w14:paraId="000001BE">
      <w:pPr>
        <w:spacing w:after="0" w:line="276" w:lineRule="auto"/>
        <w:rPr>
          <w:b w:val="1"/>
        </w:rPr>
      </w:pPr>
      <w:r w:rsidDel="00000000" w:rsidR="00000000" w:rsidRPr="00000000">
        <w:rPr>
          <w:b w:val="1"/>
          <w:rtl w:val="0"/>
        </w:rPr>
        <w:t xml:space="preserve">Before the exam (if you are the first slot)</w:t>
      </w:r>
    </w:p>
    <w:p w:rsidR="00000000" w:rsidDel="00000000" w:rsidP="00000000" w:rsidRDefault="00000000" w:rsidRPr="00000000" w14:paraId="000001BF">
      <w:pPr>
        <w:numPr>
          <w:ilvl w:val="0"/>
          <w:numId w:val="6"/>
        </w:numPr>
        <w:spacing w:after="0" w:line="276" w:lineRule="auto"/>
        <w:ind w:left="720" w:hanging="360"/>
        <w:rPr/>
      </w:pPr>
      <w:r w:rsidDel="00000000" w:rsidR="00000000" w:rsidRPr="00000000">
        <w:rPr>
          <w:rtl w:val="0"/>
        </w:rPr>
        <w:t xml:space="preserve">Exam pick up</w:t>
      </w:r>
    </w:p>
    <w:p w:rsidR="00000000" w:rsidDel="00000000" w:rsidP="00000000" w:rsidRDefault="00000000" w:rsidRPr="00000000" w14:paraId="000001C0">
      <w:pPr>
        <w:numPr>
          <w:ilvl w:val="1"/>
          <w:numId w:val="6"/>
        </w:numPr>
        <w:spacing w:after="0" w:line="276" w:lineRule="auto"/>
        <w:ind w:left="1440" w:hanging="360"/>
        <w:rPr>
          <w:i w:val="1"/>
        </w:rPr>
      </w:pPr>
      <w:r w:rsidDel="00000000" w:rsidR="00000000" w:rsidRPr="00000000">
        <w:rPr>
          <w:i w:val="1"/>
          <w:rtl w:val="0"/>
        </w:rPr>
        <w:t xml:space="preserve">Details specific to each semester.</w:t>
      </w:r>
    </w:p>
    <w:p w:rsidR="00000000" w:rsidDel="00000000" w:rsidP="00000000" w:rsidRDefault="00000000" w:rsidRPr="00000000" w14:paraId="000001C1">
      <w:pPr>
        <w:numPr>
          <w:ilvl w:val="0"/>
          <w:numId w:val="6"/>
        </w:numPr>
        <w:spacing w:after="0" w:line="276" w:lineRule="auto"/>
        <w:ind w:left="720" w:hanging="360"/>
        <w:rPr/>
      </w:pPr>
      <w:r w:rsidDel="00000000" w:rsidR="00000000" w:rsidRPr="00000000">
        <w:rPr>
          <w:rtl w:val="0"/>
        </w:rPr>
        <w:t xml:space="preserve">Room key</w:t>
      </w:r>
    </w:p>
    <w:p w:rsidR="00000000" w:rsidDel="00000000" w:rsidP="00000000" w:rsidRDefault="00000000" w:rsidRPr="00000000" w14:paraId="000001C2">
      <w:pPr>
        <w:numPr>
          <w:ilvl w:val="1"/>
          <w:numId w:val="6"/>
        </w:numPr>
        <w:spacing w:after="0" w:line="276" w:lineRule="auto"/>
        <w:ind w:left="1440" w:hanging="360"/>
        <w:rPr/>
      </w:pPr>
      <w:r w:rsidDel="00000000" w:rsidR="00000000" w:rsidRPr="00000000">
        <w:rPr>
          <w:rtl w:val="0"/>
        </w:rPr>
        <w:t xml:space="preserve">Some exam rooms need physical keys. This should only apply to Soda 734, but if you arrive to your room and find that it’s locked, go to the Soda front desk. </w:t>
      </w:r>
    </w:p>
    <w:p w:rsidR="00000000" w:rsidDel="00000000" w:rsidP="00000000" w:rsidRDefault="00000000" w:rsidRPr="00000000" w14:paraId="000001C3">
      <w:pPr>
        <w:numPr>
          <w:ilvl w:val="0"/>
          <w:numId w:val="6"/>
        </w:numPr>
        <w:spacing w:after="0" w:line="276" w:lineRule="auto"/>
        <w:ind w:left="720" w:hanging="360"/>
        <w:rPr/>
      </w:pPr>
      <w:r w:rsidDel="00000000" w:rsidR="00000000" w:rsidRPr="00000000">
        <w:rPr>
          <w:rtl w:val="0"/>
        </w:rPr>
        <w:t xml:space="preserve">Confirm what time students have been instructed to show up to a lab.</w:t>
      </w:r>
    </w:p>
    <w:p w:rsidR="00000000" w:rsidDel="00000000" w:rsidP="00000000" w:rsidRDefault="00000000" w:rsidRPr="00000000" w14:paraId="000001C4">
      <w:pPr>
        <w:numPr>
          <w:ilvl w:val="0"/>
          <w:numId w:val="6"/>
        </w:numPr>
        <w:spacing w:after="0" w:line="276" w:lineRule="auto"/>
        <w:ind w:left="720" w:hanging="360"/>
        <w:rPr/>
      </w:pPr>
      <w:r w:rsidDel="00000000" w:rsidR="00000000" w:rsidRPr="00000000">
        <w:rPr>
          <w:rtl w:val="0"/>
        </w:rPr>
        <w:t xml:space="preserve">Things to announce</w:t>
      </w:r>
    </w:p>
    <w:p w:rsidR="00000000" w:rsidDel="00000000" w:rsidP="00000000" w:rsidRDefault="00000000" w:rsidRPr="00000000" w14:paraId="000001C5">
      <w:pPr>
        <w:numPr>
          <w:ilvl w:val="1"/>
          <w:numId w:val="6"/>
        </w:numPr>
        <w:spacing w:after="0" w:line="276" w:lineRule="auto"/>
        <w:ind w:left="1440" w:hanging="360"/>
        <w:rPr/>
      </w:pPr>
      <w:r w:rsidDel="00000000" w:rsidR="00000000" w:rsidRPr="00000000">
        <w:rPr>
          <w:rtl w:val="0"/>
        </w:rPr>
        <w:t xml:space="preserve">Questions policy</w:t>
      </w:r>
    </w:p>
    <w:p w:rsidR="00000000" w:rsidDel="00000000" w:rsidP="00000000" w:rsidRDefault="00000000" w:rsidRPr="00000000" w14:paraId="000001C6">
      <w:pPr>
        <w:numPr>
          <w:ilvl w:val="1"/>
          <w:numId w:val="6"/>
        </w:numPr>
        <w:spacing w:after="0" w:line="276" w:lineRule="auto"/>
        <w:ind w:left="1440" w:hanging="360"/>
        <w:rPr/>
      </w:pPr>
      <w:r w:rsidDel="00000000" w:rsidR="00000000" w:rsidRPr="00000000">
        <w:rPr>
          <w:rtl w:val="0"/>
        </w:rPr>
        <w:t xml:space="preserve">Bathroom policy</w:t>
      </w:r>
    </w:p>
    <w:p w:rsidR="00000000" w:rsidDel="00000000" w:rsidP="00000000" w:rsidRDefault="00000000" w:rsidRPr="00000000" w14:paraId="000001C7">
      <w:pPr>
        <w:numPr>
          <w:ilvl w:val="1"/>
          <w:numId w:val="6"/>
        </w:numPr>
        <w:spacing w:after="0" w:line="276" w:lineRule="auto"/>
        <w:ind w:left="1440" w:hanging="360"/>
        <w:rPr/>
      </w:pPr>
      <w:r w:rsidDel="00000000" w:rsidR="00000000" w:rsidRPr="00000000">
        <w:rPr>
          <w:rtl w:val="0"/>
        </w:rPr>
        <w:t xml:space="preserve">Time announcements</w:t>
      </w:r>
    </w:p>
    <w:p w:rsidR="00000000" w:rsidDel="00000000" w:rsidP="00000000" w:rsidRDefault="00000000" w:rsidRPr="00000000" w14:paraId="000001C8">
      <w:pPr>
        <w:numPr>
          <w:ilvl w:val="1"/>
          <w:numId w:val="6"/>
        </w:numPr>
        <w:spacing w:after="0" w:line="276" w:lineRule="auto"/>
        <w:ind w:left="1440" w:hanging="360"/>
        <w:rPr/>
      </w:pPr>
      <w:r w:rsidDel="00000000" w:rsidR="00000000" w:rsidRPr="00000000">
        <w:rPr>
          <w:rtl w:val="0"/>
        </w:rPr>
        <w:t xml:space="preserve">Last 10 minutes policy </w:t>
      </w:r>
    </w:p>
    <w:p w:rsidR="00000000" w:rsidDel="00000000" w:rsidP="00000000" w:rsidRDefault="00000000" w:rsidRPr="00000000" w14:paraId="000001C9">
      <w:pPr>
        <w:numPr>
          <w:ilvl w:val="1"/>
          <w:numId w:val="6"/>
        </w:numPr>
        <w:spacing w:after="0" w:line="276" w:lineRule="auto"/>
        <w:ind w:left="1440" w:hanging="360"/>
        <w:rPr>
          <w:rFonts w:ascii="Proxima Nova" w:cs="Proxima Nova" w:eastAsia="Proxima Nova" w:hAnsi="Proxima Nova"/>
        </w:rPr>
      </w:pPr>
      <w:r w:rsidDel="00000000" w:rsidR="00000000" w:rsidRPr="00000000">
        <w:rPr>
          <w:rtl w:val="0"/>
        </w:rPr>
        <w:t xml:space="preserve">(LAPTOP EXAM ONLY)</w:t>
      </w:r>
      <w:r w:rsidDel="00000000" w:rsidR="00000000" w:rsidRPr="00000000">
        <w:rPr>
          <w:rtl w:val="0"/>
        </w:rPr>
        <w:t xml:space="preserve"> Laptop exam policy</w:t>
      </w:r>
    </w:p>
    <w:p w:rsidR="00000000" w:rsidDel="00000000" w:rsidP="00000000" w:rsidRDefault="00000000" w:rsidRPr="00000000" w14:paraId="000001CA">
      <w:pPr>
        <w:numPr>
          <w:ilvl w:val="0"/>
          <w:numId w:val="6"/>
        </w:numPr>
        <w:spacing w:after="0" w:line="276" w:lineRule="auto"/>
        <w:ind w:left="720" w:hanging="360"/>
        <w:rPr>
          <w:rFonts w:ascii="Proxima Nova" w:cs="Proxima Nova" w:eastAsia="Proxima Nova" w:hAnsi="Proxima Nova"/>
          <w:b w:val="1"/>
        </w:rPr>
      </w:pPr>
      <w:r w:rsidDel="00000000" w:rsidR="00000000" w:rsidRPr="00000000">
        <w:rPr>
          <w:rtl w:val="0"/>
        </w:rPr>
        <w:t xml:space="preserve">(LAPTOP EXAM ONLY)</w:t>
      </w:r>
      <w:r w:rsidDel="00000000" w:rsidR="00000000" w:rsidRPr="00000000">
        <w:rPr>
          <w:b w:val="1"/>
          <w:rtl w:val="0"/>
        </w:rPr>
        <w:t xml:space="preserve"> </w:t>
      </w:r>
      <w:r w:rsidDel="00000000" w:rsidR="00000000" w:rsidRPr="00000000">
        <w:rPr>
          <w:rtl w:val="0"/>
        </w:rPr>
        <w:t xml:space="preserve">Administering the exam</w:t>
      </w:r>
    </w:p>
    <w:p w:rsidR="00000000" w:rsidDel="00000000" w:rsidP="00000000" w:rsidRDefault="00000000" w:rsidRPr="00000000" w14:paraId="000001CB">
      <w:pPr>
        <w:numPr>
          <w:ilvl w:val="1"/>
          <w:numId w:val="6"/>
        </w:numPr>
        <w:spacing w:after="0" w:line="276" w:lineRule="auto"/>
        <w:ind w:left="1440" w:hanging="360"/>
        <w:rPr/>
      </w:pPr>
      <w:r w:rsidDel="00000000" w:rsidR="00000000" w:rsidRPr="00000000">
        <w:rPr>
          <w:rtl w:val="0"/>
        </w:rPr>
        <w:t xml:space="preserve">Students will complete the exam via a Google doc</w:t>
      </w:r>
    </w:p>
    <w:p w:rsidR="00000000" w:rsidDel="00000000" w:rsidP="00000000" w:rsidRDefault="00000000" w:rsidRPr="00000000" w14:paraId="000001CC">
      <w:pPr>
        <w:numPr>
          <w:ilvl w:val="1"/>
          <w:numId w:val="6"/>
        </w:numPr>
        <w:spacing w:after="0" w:line="276" w:lineRule="auto"/>
        <w:ind w:left="1440" w:hanging="360"/>
        <w:rPr/>
      </w:pPr>
      <w:r w:rsidDel="00000000" w:rsidR="00000000" w:rsidRPr="00000000">
        <w:rPr>
          <w:rtl w:val="0"/>
        </w:rPr>
        <w:t xml:space="preserve">Links to each of the docs will be posted in the group message</w:t>
      </w:r>
    </w:p>
    <w:p w:rsidR="00000000" w:rsidDel="00000000" w:rsidP="00000000" w:rsidRDefault="00000000" w:rsidRPr="00000000" w14:paraId="000001CD">
      <w:pPr>
        <w:numPr>
          <w:ilvl w:val="1"/>
          <w:numId w:val="6"/>
        </w:numPr>
        <w:spacing w:after="0" w:line="276" w:lineRule="auto"/>
        <w:ind w:left="1440" w:hanging="360"/>
        <w:rPr/>
      </w:pPr>
      <w:r w:rsidDel="00000000" w:rsidR="00000000" w:rsidRPr="00000000">
        <w:rPr>
          <w:rtl w:val="0"/>
        </w:rPr>
        <w:t xml:space="preserve">At the start of the exam, share that doc with the student’s email</w:t>
      </w:r>
    </w:p>
    <w:p w:rsidR="00000000" w:rsidDel="00000000" w:rsidP="00000000" w:rsidRDefault="00000000" w:rsidRPr="00000000" w14:paraId="000001CE">
      <w:pPr>
        <w:numPr>
          <w:ilvl w:val="0"/>
          <w:numId w:val="6"/>
        </w:numPr>
        <w:spacing w:after="0" w:line="276" w:lineRule="auto"/>
        <w:ind w:left="720" w:hanging="360"/>
        <w:rPr/>
      </w:pPr>
      <w:r w:rsidDel="00000000" w:rsidR="00000000" w:rsidRPr="00000000">
        <w:rPr>
          <w:rtl w:val="0"/>
        </w:rPr>
        <w:t xml:space="preserve">Start time: </w:t>
      </w:r>
    </w:p>
    <w:p w:rsidR="00000000" w:rsidDel="00000000" w:rsidP="00000000" w:rsidRDefault="00000000" w:rsidRPr="00000000" w14:paraId="000001CF">
      <w:pPr>
        <w:numPr>
          <w:ilvl w:val="1"/>
          <w:numId w:val="6"/>
        </w:numPr>
        <w:spacing w:after="0" w:line="276" w:lineRule="auto"/>
        <w:ind w:left="1440" w:hanging="360"/>
        <w:rPr/>
      </w:pPr>
      <w:r w:rsidDel="00000000" w:rsidR="00000000" w:rsidRPr="00000000">
        <w:rPr>
          <w:rtl w:val="0"/>
        </w:rPr>
        <w:t xml:space="preserve">The exam should start promptly at 3:00 PM. </w:t>
      </w:r>
    </w:p>
    <w:p w:rsidR="00000000" w:rsidDel="00000000" w:rsidP="00000000" w:rsidRDefault="00000000" w:rsidRPr="00000000" w14:paraId="000001D0">
      <w:pPr>
        <w:numPr>
          <w:ilvl w:val="1"/>
          <w:numId w:val="6"/>
        </w:numPr>
        <w:spacing w:after="0" w:line="276" w:lineRule="auto"/>
        <w:ind w:left="1440" w:hanging="360"/>
        <w:rPr/>
      </w:pPr>
      <w:r w:rsidDel="00000000" w:rsidR="00000000" w:rsidRPr="00000000">
        <w:rPr>
          <w:rtl w:val="0"/>
        </w:rPr>
        <w:t xml:space="preserve">If this changes for some reason that is okay. Students will still be given the full time</w:t>
      </w:r>
    </w:p>
    <w:p w:rsidR="00000000" w:rsidDel="00000000" w:rsidP="00000000" w:rsidRDefault="00000000" w:rsidRPr="00000000" w14:paraId="000001D1">
      <w:pPr>
        <w:numPr>
          <w:ilvl w:val="1"/>
          <w:numId w:val="6"/>
        </w:numPr>
        <w:spacing w:after="0" w:line="276" w:lineRule="auto"/>
        <w:ind w:left="1440" w:hanging="360"/>
        <w:rPr/>
      </w:pPr>
      <w:r w:rsidDel="00000000" w:rsidR="00000000" w:rsidRPr="00000000">
        <w:rPr>
          <w:rtl w:val="0"/>
        </w:rPr>
        <w:t xml:space="preserve">Post the start time in your group message</w:t>
      </w:r>
    </w:p>
    <w:p w:rsidR="00000000" w:rsidDel="00000000" w:rsidP="00000000" w:rsidRDefault="00000000" w:rsidRPr="00000000" w14:paraId="000001D2">
      <w:pPr>
        <w:spacing w:after="0" w:line="276" w:lineRule="auto"/>
        <w:ind w:left="0" w:firstLine="0"/>
        <w:rPr/>
      </w:pPr>
      <w:r w:rsidDel="00000000" w:rsidR="00000000" w:rsidRPr="00000000">
        <w:rPr>
          <w:rtl w:val="0"/>
        </w:rPr>
      </w:r>
    </w:p>
    <w:p w:rsidR="00000000" w:rsidDel="00000000" w:rsidP="00000000" w:rsidRDefault="00000000" w:rsidRPr="00000000" w14:paraId="000001D3">
      <w:pPr>
        <w:spacing w:after="0" w:line="276" w:lineRule="auto"/>
        <w:rPr>
          <w:b w:val="1"/>
        </w:rPr>
      </w:pPr>
      <w:r w:rsidDel="00000000" w:rsidR="00000000" w:rsidRPr="00000000">
        <w:rPr>
          <w:b w:val="1"/>
          <w:rtl w:val="0"/>
        </w:rPr>
        <w:t xml:space="preserve">During the exam (EVERYONE read this)</w:t>
      </w:r>
    </w:p>
    <w:p w:rsidR="00000000" w:rsidDel="00000000" w:rsidP="00000000" w:rsidRDefault="00000000" w:rsidRPr="00000000" w14:paraId="000001D4">
      <w:pPr>
        <w:numPr>
          <w:ilvl w:val="0"/>
          <w:numId w:val="6"/>
        </w:numPr>
        <w:spacing w:after="0" w:line="276" w:lineRule="auto"/>
        <w:ind w:left="720" w:hanging="360"/>
        <w:rPr/>
      </w:pPr>
      <w:r w:rsidDel="00000000" w:rsidR="00000000" w:rsidRPr="00000000">
        <w:rPr>
          <w:rtl w:val="0"/>
        </w:rPr>
        <w:t xml:space="preserve">Exam collection</w:t>
      </w:r>
    </w:p>
    <w:p w:rsidR="00000000" w:rsidDel="00000000" w:rsidP="00000000" w:rsidRDefault="00000000" w:rsidRPr="00000000" w14:paraId="000001D5">
      <w:pPr>
        <w:numPr>
          <w:ilvl w:val="1"/>
          <w:numId w:val="6"/>
        </w:numPr>
        <w:spacing w:after="0" w:line="276" w:lineRule="auto"/>
        <w:ind w:left="1440" w:hanging="360"/>
        <w:rPr/>
      </w:pPr>
      <w:r w:rsidDel="00000000" w:rsidR="00000000" w:rsidRPr="00000000">
        <w:rPr>
          <w:rtl w:val="0"/>
        </w:rPr>
        <w:t xml:space="preserve">Collect the exam ONLY</w:t>
      </w:r>
    </w:p>
    <w:p w:rsidR="00000000" w:rsidDel="00000000" w:rsidP="00000000" w:rsidRDefault="00000000" w:rsidRPr="00000000" w14:paraId="000001D6">
      <w:pPr>
        <w:numPr>
          <w:ilvl w:val="1"/>
          <w:numId w:val="6"/>
        </w:numPr>
        <w:spacing w:after="0" w:line="276" w:lineRule="auto"/>
        <w:ind w:left="1440" w:hanging="360"/>
        <w:rPr/>
      </w:pPr>
      <w:r w:rsidDel="00000000" w:rsidR="00000000" w:rsidRPr="00000000">
        <w:rPr>
          <w:rtl w:val="0"/>
        </w:rPr>
        <w:t xml:space="preserve">Students should take the cheat sheet, study guide and scratch paper. We don’t want this.</w:t>
      </w:r>
    </w:p>
    <w:p w:rsidR="00000000" w:rsidDel="00000000" w:rsidP="00000000" w:rsidRDefault="00000000" w:rsidRPr="00000000" w14:paraId="000001D7">
      <w:pPr>
        <w:numPr>
          <w:ilvl w:val="0"/>
          <w:numId w:val="6"/>
        </w:numPr>
        <w:spacing w:after="0" w:line="276" w:lineRule="auto"/>
        <w:ind w:left="720" w:hanging="360"/>
        <w:rPr/>
      </w:pPr>
      <w:r w:rsidDel="00000000" w:rsidR="00000000" w:rsidRPr="00000000">
        <w:rPr>
          <w:rtl w:val="0"/>
        </w:rPr>
        <w:t xml:space="preserve">Feel free to do a quiet activity</w:t>
      </w:r>
    </w:p>
    <w:p w:rsidR="00000000" w:rsidDel="00000000" w:rsidP="00000000" w:rsidRDefault="00000000" w:rsidRPr="00000000" w14:paraId="000001D8">
      <w:pPr>
        <w:numPr>
          <w:ilvl w:val="1"/>
          <w:numId w:val="6"/>
        </w:numPr>
        <w:spacing w:after="0" w:line="276" w:lineRule="auto"/>
        <w:ind w:left="1440" w:hanging="360"/>
        <w:rPr/>
      </w:pPr>
      <w:r w:rsidDel="00000000" w:rsidR="00000000" w:rsidRPr="00000000">
        <w:rPr>
          <w:rtl w:val="0"/>
        </w:rPr>
        <w:t xml:space="preserve">Make sure your phone and laptop are muted</w:t>
      </w:r>
    </w:p>
    <w:p w:rsidR="00000000" w:rsidDel="00000000" w:rsidP="00000000" w:rsidRDefault="00000000" w:rsidRPr="00000000" w14:paraId="000001D9">
      <w:pPr>
        <w:numPr>
          <w:ilvl w:val="1"/>
          <w:numId w:val="6"/>
        </w:numPr>
        <w:spacing w:after="0" w:line="276" w:lineRule="auto"/>
        <w:ind w:left="1440" w:hanging="360"/>
        <w:rPr/>
      </w:pPr>
      <w:r w:rsidDel="00000000" w:rsidR="00000000" w:rsidRPr="00000000">
        <w:rPr>
          <w:rtl w:val="0"/>
        </w:rPr>
        <w:t xml:space="preserve">Be mindful of your clicking and typing</w:t>
      </w:r>
    </w:p>
    <w:p w:rsidR="00000000" w:rsidDel="00000000" w:rsidP="00000000" w:rsidRDefault="00000000" w:rsidRPr="00000000" w14:paraId="000001DA">
      <w:pPr>
        <w:numPr>
          <w:ilvl w:val="2"/>
          <w:numId w:val="6"/>
        </w:numPr>
        <w:spacing w:after="0" w:line="276" w:lineRule="auto"/>
        <w:ind w:left="2160" w:hanging="360"/>
        <w:rPr/>
      </w:pPr>
      <w:r w:rsidDel="00000000" w:rsidR="00000000" w:rsidRPr="00000000">
        <w:rPr>
          <w:rtl w:val="0"/>
        </w:rPr>
        <w:t xml:space="preserve">Especially if you’re in a reduced distraction room</w:t>
      </w:r>
    </w:p>
    <w:p w:rsidR="00000000" w:rsidDel="00000000" w:rsidP="00000000" w:rsidRDefault="00000000" w:rsidRPr="00000000" w14:paraId="000001DB">
      <w:pPr>
        <w:numPr>
          <w:ilvl w:val="2"/>
          <w:numId w:val="6"/>
        </w:numPr>
        <w:spacing w:after="0" w:line="276" w:lineRule="auto"/>
        <w:ind w:left="2160" w:hanging="360"/>
        <w:rPr/>
      </w:pPr>
      <w:r w:rsidDel="00000000" w:rsidR="00000000" w:rsidRPr="00000000">
        <w:rPr>
          <w:rtl w:val="0"/>
        </w:rPr>
        <w:t xml:space="preserve">Aka: Do NOT for the love of all things, play league </w:t>
      </w:r>
    </w:p>
    <w:p w:rsidR="00000000" w:rsidDel="00000000" w:rsidP="00000000" w:rsidRDefault="00000000" w:rsidRPr="00000000" w14:paraId="000001DC">
      <w:pPr>
        <w:numPr>
          <w:ilvl w:val="1"/>
          <w:numId w:val="6"/>
        </w:numPr>
        <w:spacing w:after="0" w:line="276" w:lineRule="auto"/>
        <w:ind w:left="1440" w:hanging="360"/>
        <w:rPr/>
      </w:pPr>
      <w:r w:rsidDel="00000000" w:rsidR="00000000" w:rsidRPr="00000000">
        <w:rPr>
          <w:rtl w:val="0"/>
        </w:rPr>
        <w:t xml:space="preserve">Avoid having headphones in, this doesn’t come across well when you’re proctoring</w:t>
      </w:r>
    </w:p>
    <w:p w:rsidR="00000000" w:rsidDel="00000000" w:rsidP="00000000" w:rsidRDefault="00000000" w:rsidRPr="00000000" w14:paraId="000001DD">
      <w:pPr>
        <w:numPr>
          <w:ilvl w:val="0"/>
          <w:numId w:val="6"/>
        </w:numPr>
        <w:spacing w:after="0" w:line="276" w:lineRule="auto"/>
        <w:ind w:left="720" w:hanging="360"/>
        <w:rPr/>
      </w:pPr>
      <w:r w:rsidDel="00000000" w:rsidR="00000000" w:rsidRPr="00000000">
        <w:rPr>
          <w:rtl w:val="0"/>
        </w:rPr>
        <w:t xml:space="preserve">Don’t forget to watch out for cheating</w:t>
      </w:r>
    </w:p>
    <w:p w:rsidR="00000000" w:rsidDel="00000000" w:rsidP="00000000" w:rsidRDefault="00000000" w:rsidRPr="00000000" w14:paraId="000001DE">
      <w:pPr>
        <w:numPr>
          <w:ilvl w:val="1"/>
          <w:numId w:val="6"/>
        </w:numPr>
        <w:spacing w:after="0" w:line="276" w:lineRule="auto"/>
        <w:ind w:left="1440" w:hanging="360"/>
        <w:rPr>
          <w:rFonts w:ascii="Proxima Nova" w:cs="Proxima Nova" w:eastAsia="Proxima Nova" w:hAnsi="Proxima Nova"/>
        </w:rPr>
      </w:pPr>
      <w:r w:rsidDel="00000000" w:rsidR="00000000" w:rsidRPr="00000000">
        <w:rPr>
          <w:b w:val="1"/>
          <w:rtl w:val="0"/>
        </w:rPr>
        <w:t xml:space="preserve">(LAPTOP EXAM ONLY)</w:t>
      </w:r>
      <w:r w:rsidDel="00000000" w:rsidR="00000000" w:rsidRPr="00000000">
        <w:rPr>
          <w:rtl w:val="0"/>
        </w:rPr>
        <w:t xml:space="preserve"> Any window that is NOT the Google doc, is considered cheating. First offense, call them out and use your judgement to determine whether this is cheating. Additional offenses, post in #final and we’ll determine what to do (hopefully won’t get to this though)</w:t>
      </w:r>
    </w:p>
    <w:p w:rsidR="00000000" w:rsidDel="00000000" w:rsidP="00000000" w:rsidRDefault="00000000" w:rsidRPr="00000000" w14:paraId="000001DF">
      <w:pPr>
        <w:numPr>
          <w:ilvl w:val="0"/>
          <w:numId w:val="6"/>
        </w:numPr>
        <w:spacing w:after="0" w:line="276" w:lineRule="auto"/>
        <w:ind w:left="720" w:hanging="360"/>
        <w:rPr/>
      </w:pPr>
      <w:r w:rsidDel="00000000" w:rsidR="00000000" w:rsidRPr="00000000">
        <w:rPr>
          <w:rtl w:val="0"/>
        </w:rPr>
        <w:t xml:space="preserve">Post any issues in the #final channel</w:t>
      </w:r>
    </w:p>
    <w:p w:rsidR="00000000" w:rsidDel="00000000" w:rsidP="00000000" w:rsidRDefault="00000000" w:rsidRPr="00000000" w14:paraId="000001E0">
      <w:pPr>
        <w:spacing w:after="0" w:line="276" w:lineRule="auto"/>
        <w:rPr/>
      </w:pPr>
      <w:r w:rsidDel="00000000" w:rsidR="00000000" w:rsidRPr="00000000">
        <w:rPr>
          <w:rtl w:val="0"/>
        </w:rPr>
      </w:r>
    </w:p>
    <w:p w:rsidR="00000000" w:rsidDel="00000000" w:rsidP="00000000" w:rsidRDefault="00000000" w:rsidRPr="00000000" w14:paraId="000001E1">
      <w:pPr>
        <w:spacing w:after="0" w:line="276" w:lineRule="auto"/>
        <w:rPr>
          <w:b w:val="1"/>
        </w:rPr>
      </w:pPr>
      <w:r w:rsidDel="00000000" w:rsidR="00000000" w:rsidRPr="00000000">
        <w:rPr>
          <w:b w:val="1"/>
          <w:rtl w:val="0"/>
        </w:rPr>
        <w:t xml:space="preserve">After the exam (if you are the last slot)</w:t>
      </w:r>
    </w:p>
    <w:p w:rsidR="00000000" w:rsidDel="00000000" w:rsidP="00000000" w:rsidRDefault="00000000" w:rsidRPr="00000000" w14:paraId="000001E2">
      <w:pPr>
        <w:numPr>
          <w:ilvl w:val="0"/>
          <w:numId w:val="6"/>
        </w:numPr>
        <w:spacing w:after="0" w:line="276" w:lineRule="auto"/>
        <w:ind w:left="720" w:hanging="360"/>
        <w:rPr/>
      </w:pPr>
      <w:r w:rsidDel="00000000" w:rsidR="00000000" w:rsidRPr="00000000">
        <w:rPr>
          <w:rtl w:val="0"/>
        </w:rPr>
        <w:t xml:space="preserve">Bring the exams to the scanning room</w:t>
      </w:r>
    </w:p>
    <w:p w:rsidR="00000000" w:rsidDel="00000000" w:rsidP="00000000" w:rsidRDefault="00000000" w:rsidRPr="00000000" w14:paraId="000001E3">
      <w:pPr>
        <w:numPr>
          <w:ilvl w:val="1"/>
          <w:numId w:val="6"/>
        </w:numPr>
        <w:spacing w:after="0" w:line="276" w:lineRule="auto"/>
        <w:ind w:left="1440" w:hanging="360"/>
        <w:rPr>
          <w:rFonts w:ascii="Proxima Nova" w:cs="Proxima Nova" w:eastAsia="Proxima Nova" w:hAnsi="Proxima Nova"/>
        </w:rPr>
      </w:pPr>
      <w:r w:rsidDel="00000000" w:rsidR="00000000" w:rsidRPr="00000000">
        <w:rPr>
          <w:b w:val="1"/>
          <w:rtl w:val="0"/>
        </w:rPr>
        <w:t xml:space="preserve">(LAPTOP EXAM ONLY)</w:t>
      </w:r>
      <w:r w:rsidDel="00000000" w:rsidR="00000000" w:rsidRPr="00000000">
        <w:rPr>
          <w:rtl w:val="0"/>
        </w:rPr>
        <w:t xml:space="preserve"> Return the blank exams, students CANNOT keep these</w:t>
      </w:r>
    </w:p>
    <w:p w:rsidR="00000000" w:rsidDel="00000000" w:rsidP="00000000" w:rsidRDefault="00000000" w:rsidRPr="00000000" w14:paraId="000001E4">
      <w:pPr>
        <w:numPr>
          <w:ilvl w:val="0"/>
          <w:numId w:val="6"/>
        </w:numPr>
        <w:spacing w:after="0" w:line="276" w:lineRule="auto"/>
        <w:ind w:left="720" w:hanging="360"/>
        <w:rPr/>
      </w:pPr>
      <w:r w:rsidDel="00000000" w:rsidR="00000000" w:rsidRPr="00000000">
        <w:rPr>
          <w:rtl w:val="0"/>
        </w:rPr>
        <w:t xml:space="preserve">Return keys to Soda front desk</w:t>
      </w:r>
    </w:p>
    <w:p w:rsidR="00000000" w:rsidDel="00000000" w:rsidP="00000000" w:rsidRDefault="00000000" w:rsidRPr="00000000" w14:paraId="000001E5">
      <w:pPr>
        <w:numPr>
          <w:ilvl w:val="0"/>
          <w:numId w:val="6"/>
        </w:numPr>
        <w:spacing w:after="0" w:line="276" w:lineRule="auto"/>
        <w:ind w:left="720" w:hanging="360"/>
        <w:rPr>
          <w:rFonts w:ascii="Proxima Nova" w:cs="Proxima Nova" w:eastAsia="Proxima Nova" w:hAnsi="Proxima Nova"/>
        </w:rPr>
      </w:pPr>
      <w:r w:rsidDel="00000000" w:rsidR="00000000" w:rsidRPr="00000000">
        <w:rPr>
          <w:b w:val="1"/>
          <w:rtl w:val="0"/>
        </w:rPr>
        <w:t xml:space="preserve">(LAPTOP EXAM ONLY)</w:t>
      </w:r>
      <w:r w:rsidDel="00000000" w:rsidR="00000000" w:rsidRPr="00000000">
        <w:rPr>
          <w:rtl w:val="0"/>
        </w:rPr>
        <w:t xml:space="preserve"> Unshare the Google docs with each student</w:t>
      </w:r>
      <w:r w:rsidDel="00000000" w:rsidR="00000000" w:rsidRPr="00000000">
        <w:rPr>
          <w:rtl w:val="0"/>
        </w:rPr>
      </w:r>
    </w:p>
    <w:p w:rsidR="00000000" w:rsidDel="00000000" w:rsidP="00000000" w:rsidRDefault="00000000" w:rsidRPr="00000000" w14:paraId="000001E6">
      <w:pPr>
        <w:pStyle w:val="Heading2"/>
        <w:ind w:left="0" w:firstLine="0"/>
        <w:rPr/>
      </w:pPr>
      <w:bookmarkStart w:colFirst="0" w:colLast="0" w:name="_ispqmqlzqrbn" w:id="31"/>
      <w:bookmarkEnd w:id="31"/>
      <w:r w:rsidDel="00000000" w:rsidR="00000000" w:rsidRPr="00000000">
        <w:rPr>
          <w:rtl w:val="0"/>
        </w:rPr>
      </w:r>
    </w:p>
    <w:p w:rsidR="00000000" w:rsidDel="00000000" w:rsidP="00000000" w:rsidRDefault="00000000" w:rsidRPr="00000000" w14:paraId="000001E7">
      <w:pPr>
        <w:pStyle w:val="Heading2"/>
        <w:ind w:left="0" w:firstLine="0"/>
        <w:rPr/>
      </w:pPr>
      <w:bookmarkStart w:colFirst="0" w:colLast="0" w:name="_a361y9cqzq06" w:id="32"/>
      <w:bookmarkEnd w:id="32"/>
      <w:r w:rsidDel="00000000" w:rsidR="00000000" w:rsidRPr="00000000">
        <w:rPr>
          <w:rtl w:val="0"/>
        </w:rPr>
        <w:t xml:space="preserve">Exam Grading</w:t>
      </w:r>
    </w:p>
    <w:p w:rsidR="00000000" w:rsidDel="00000000" w:rsidP="00000000" w:rsidRDefault="00000000" w:rsidRPr="00000000" w14:paraId="000001E8">
      <w:pPr>
        <w:numPr>
          <w:ilvl w:val="0"/>
          <w:numId w:val="20"/>
        </w:numPr>
        <w:spacing w:after="0" w:afterAutospacing="0"/>
        <w:ind w:left="720" w:hanging="360"/>
        <w:rPr/>
      </w:pPr>
      <w:r w:rsidDel="00000000" w:rsidR="00000000" w:rsidRPr="00000000">
        <w:rPr>
          <w:rtl w:val="0"/>
        </w:rPr>
        <w:t xml:space="preserve">Don’t start grading until you’re in the grading room.</w:t>
      </w:r>
    </w:p>
    <w:p w:rsidR="00000000" w:rsidDel="00000000" w:rsidP="00000000" w:rsidRDefault="00000000" w:rsidRPr="00000000" w14:paraId="000001E9">
      <w:pPr>
        <w:numPr>
          <w:ilvl w:val="0"/>
          <w:numId w:val="20"/>
        </w:numPr>
        <w:spacing w:after="0" w:afterAutospacing="0"/>
        <w:ind w:left="720" w:hanging="360"/>
        <w:rPr/>
      </w:pPr>
      <w:r w:rsidDel="00000000" w:rsidR="00000000" w:rsidRPr="00000000">
        <w:rPr>
          <w:rtl w:val="0"/>
        </w:rPr>
        <w:t xml:space="preserve">Add a section on common policy questions/problems and how to handle students’ concerns on these (e.g. project partner problems, students asking for extensions, etc)</w:t>
      </w:r>
    </w:p>
    <w:p w:rsidR="00000000" w:rsidDel="00000000" w:rsidP="00000000" w:rsidRDefault="00000000" w:rsidRPr="00000000" w14:paraId="000001EA">
      <w:pPr>
        <w:numPr>
          <w:ilvl w:val="0"/>
          <w:numId w:val="20"/>
        </w:numPr>
        <w:ind w:left="720" w:hanging="360"/>
        <w:rPr/>
      </w:pPr>
      <w:r w:rsidDel="00000000" w:rsidR="00000000" w:rsidRPr="00000000">
        <w:rPr>
          <w:rtl w:val="0"/>
        </w:rPr>
        <w:t xml:space="preserve">Exam scanning prep: get scan cards before the exam</w:t>
      </w:r>
    </w:p>
    <w:p w:rsidR="00000000" w:rsidDel="00000000" w:rsidP="00000000" w:rsidRDefault="00000000" w:rsidRPr="00000000" w14:paraId="000001EB">
      <w:pPr>
        <w:pStyle w:val="Heading2"/>
        <w:ind w:left="0" w:firstLine="0"/>
        <w:rPr/>
      </w:pPr>
      <w:bookmarkStart w:colFirst="0" w:colLast="0" w:name="_3owpvcmfb5h9" w:id="33"/>
      <w:bookmarkEnd w:id="33"/>
      <w:r w:rsidDel="00000000" w:rsidR="00000000" w:rsidRPr="00000000">
        <w:rPr>
          <w:rtl w:val="0"/>
        </w:rPr>
        <w:t xml:space="preserve">Exam Scanning (thank you Weston!)</w:t>
      </w:r>
    </w:p>
    <w:p w:rsidR="00000000" w:rsidDel="00000000" w:rsidP="00000000" w:rsidRDefault="00000000" w:rsidRPr="00000000" w14:paraId="000001EC">
      <w:pPr>
        <w:numPr>
          <w:ilvl w:val="1"/>
          <w:numId w:val="20"/>
        </w:numPr>
        <w:spacing w:after="0" w:afterAutospacing="0"/>
        <w:ind w:left="720" w:hanging="360"/>
        <w:rPr/>
      </w:pPr>
      <w:r w:rsidDel="00000000" w:rsidR="00000000" w:rsidRPr="00000000">
        <w:rPr>
          <w:rtl w:val="0"/>
        </w:rPr>
        <w:t xml:space="preserve">The key to scanning successfully is being very organized, so that when you screw up, it’s easy to fix. The scanning pipeline:</w:t>
      </w:r>
    </w:p>
    <w:p w:rsidR="00000000" w:rsidDel="00000000" w:rsidP="00000000" w:rsidRDefault="00000000" w:rsidRPr="00000000" w14:paraId="000001ED">
      <w:pPr>
        <w:numPr>
          <w:ilvl w:val="1"/>
          <w:numId w:val="20"/>
        </w:numPr>
        <w:spacing w:after="0" w:afterAutospacing="0"/>
        <w:ind w:left="720" w:hanging="360"/>
        <w:rPr/>
      </w:pPr>
      <w:r w:rsidDel="00000000" w:rsidR="00000000" w:rsidRPr="00000000">
        <w:rPr>
          <w:rtl w:val="0"/>
        </w:rPr>
        <w:t xml:space="preserve">If you’re scanning in Soda, get the scan cards from Laura Greenfield (3rd floor desk) before she leaves for the night (ie before the test if it’s at night)</w:t>
      </w:r>
    </w:p>
    <w:p w:rsidR="00000000" w:rsidDel="00000000" w:rsidP="00000000" w:rsidRDefault="00000000" w:rsidRPr="00000000" w14:paraId="000001EE">
      <w:pPr>
        <w:numPr>
          <w:ilvl w:val="1"/>
          <w:numId w:val="20"/>
        </w:numPr>
        <w:spacing w:after="0" w:afterAutospacing="0"/>
        <w:ind w:left="720" w:hanging="360"/>
        <w:rPr/>
      </w:pPr>
      <w:r w:rsidDel="00000000" w:rsidR="00000000" w:rsidRPr="00000000">
        <w:rPr>
          <w:rtl w:val="0"/>
        </w:rPr>
        <w:t xml:space="preserve">Keep tests in the same order you receive/collect them. </w:t>
      </w:r>
    </w:p>
    <w:p w:rsidR="00000000" w:rsidDel="00000000" w:rsidP="00000000" w:rsidRDefault="00000000" w:rsidRPr="00000000" w14:paraId="000001EF">
      <w:pPr>
        <w:numPr>
          <w:ilvl w:val="1"/>
          <w:numId w:val="20"/>
        </w:numPr>
        <w:spacing w:after="0" w:afterAutospacing="0"/>
        <w:ind w:left="720" w:hanging="360"/>
        <w:rPr/>
      </w:pPr>
      <w:r w:rsidDel="00000000" w:rsidR="00000000" w:rsidRPr="00000000">
        <w:rPr>
          <w:rtl w:val="0"/>
        </w:rPr>
        <w:t xml:space="preserve">Cut staples off of each exam, roughly keeping order (Bring scissors)</w:t>
      </w:r>
    </w:p>
    <w:p w:rsidR="00000000" w:rsidDel="00000000" w:rsidP="00000000" w:rsidRDefault="00000000" w:rsidRPr="00000000" w14:paraId="000001F0">
      <w:pPr>
        <w:numPr>
          <w:ilvl w:val="1"/>
          <w:numId w:val="20"/>
        </w:numPr>
        <w:spacing w:after="0" w:afterAutospacing="0"/>
        <w:ind w:left="720" w:hanging="360"/>
        <w:rPr/>
      </w:pPr>
      <w:r w:rsidDel="00000000" w:rsidR="00000000" w:rsidRPr="00000000">
        <w:rPr>
          <w:rtl w:val="0"/>
        </w:rPr>
        <w:t xml:space="preserve">Make sure there are no staples between pages. This can stop a scanner for the entire night</w:t>
      </w:r>
    </w:p>
    <w:p w:rsidR="00000000" w:rsidDel="00000000" w:rsidP="00000000" w:rsidRDefault="00000000" w:rsidRPr="00000000" w14:paraId="000001F1">
      <w:pPr>
        <w:numPr>
          <w:ilvl w:val="1"/>
          <w:numId w:val="20"/>
        </w:numPr>
        <w:spacing w:after="0" w:afterAutospacing="0"/>
        <w:ind w:left="720" w:hanging="360"/>
        <w:rPr/>
      </w:pPr>
      <w:r w:rsidDel="00000000" w:rsidR="00000000" w:rsidRPr="00000000">
        <w:rPr>
          <w:rtl w:val="0"/>
        </w:rPr>
        <w:t xml:space="preserve">Batch exams into piles of roughly 100 pages each. It helps with QC to have all batches be the same size, though depending on the scanner you can experiment with larger batches to speed up the process</w:t>
      </w:r>
    </w:p>
    <w:p w:rsidR="00000000" w:rsidDel="00000000" w:rsidP="00000000" w:rsidRDefault="00000000" w:rsidRPr="00000000" w14:paraId="000001F2">
      <w:pPr>
        <w:numPr>
          <w:ilvl w:val="1"/>
          <w:numId w:val="20"/>
        </w:numPr>
        <w:spacing w:after="0" w:afterAutospacing="0"/>
        <w:ind w:left="720" w:hanging="360"/>
        <w:rPr/>
      </w:pPr>
      <w:r w:rsidDel="00000000" w:rsidR="00000000" w:rsidRPr="00000000">
        <w:rPr>
          <w:rtl w:val="0"/>
        </w:rPr>
        <w:t xml:space="preserve">Record the name on the top of each stack, as you’re placing it into the scanner. (This will save you so much time when you realize that you scanned a stack incorrectly. You can just go through the box and find the scan you’re missing)</w:t>
      </w:r>
    </w:p>
    <w:p w:rsidR="00000000" w:rsidDel="00000000" w:rsidP="00000000" w:rsidRDefault="00000000" w:rsidRPr="00000000" w14:paraId="000001F3">
      <w:pPr>
        <w:numPr>
          <w:ilvl w:val="1"/>
          <w:numId w:val="20"/>
        </w:numPr>
        <w:spacing w:after="0" w:afterAutospacing="0"/>
        <w:ind w:left="720" w:hanging="360"/>
        <w:rPr/>
      </w:pPr>
      <w:r w:rsidDel="00000000" w:rsidR="00000000" w:rsidRPr="00000000">
        <w:rPr>
          <w:rtl w:val="0"/>
        </w:rPr>
        <w:t xml:space="preserve">Place the stack in the scanner facing up, with the cut corner away from the intake</w:t>
      </w:r>
    </w:p>
    <w:p w:rsidR="00000000" w:rsidDel="00000000" w:rsidP="00000000" w:rsidRDefault="00000000" w:rsidRPr="00000000" w14:paraId="000001F4">
      <w:pPr>
        <w:numPr>
          <w:ilvl w:val="1"/>
          <w:numId w:val="20"/>
        </w:numPr>
        <w:spacing w:after="0" w:afterAutospacing="0"/>
        <w:ind w:left="720" w:hanging="360"/>
        <w:rPr/>
      </w:pPr>
      <w:r w:rsidDel="00000000" w:rsidR="00000000" w:rsidRPr="00000000">
        <w:rPr>
          <w:rtl w:val="0"/>
        </w:rPr>
        <w:t xml:space="preserve">Make sure to scan double sided if necessary - you may have to hit this setting every time. Even if it says “scan two sided original,” the setting might not be on, click the button and then “ok”</w:t>
      </w:r>
    </w:p>
    <w:p w:rsidR="00000000" w:rsidDel="00000000" w:rsidP="00000000" w:rsidRDefault="00000000" w:rsidRPr="00000000" w14:paraId="000001F5">
      <w:pPr>
        <w:numPr>
          <w:ilvl w:val="1"/>
          <w:numId w:val="20"/>
        </w:numPr>
        <w:spacing w:after="0" w:afterAutospacing="0"/>
        <w:ind w:left="720" w:hanging="360"/>
        <w:rPr/>
      </w:pPr>
      <w:r w:rsidDel="00000000" w:rsidR="00000000" w:rsidRPr="00000000">
        <w:rPr>
          <w:rtl w:val="0"/>
        </w:rPr>
        <w:t xml:space="preserve">I recommend scanning on to a USB stick, as when you try to email 10,000 pages you can get a networking bottleneck (Bring USB sticks, preferably at least 4)</w:t>
      </w:r>
    </w:p>
    <w:p w:rsidR="00000000" w:rsidDel="00000000" w:rsidP="00000000" w:rsidRDefault="00000000" w:rsidRPr="00000000" w14:paraId="000001F6">
      <w:pPr>
        <w:numPr>
          <w:ilvl w:val="1"/>
          <w:numId w:val="20"/>
        </w:numPr>
        <w:spacing w:after="0" w:afterAutospacing="0"/>
        <w:ind w:left="720" w:hanging="360"/>
        <w:rPr/>
      </w:pPr>
      <w:r w:rsidDel="00000000" w:rsidR="00000000" w:rsidRPr="00000000">
        <w:rPr>
          <w:rtl w:val="0"/>
        </w:rPr>
        <w:t xml:space="preserve">Make sure that the number of scanned pages is divisible by the number of pages in the exam</w:t>
      </w:r>
    </w:p>
    <w:p w:rsidR="00000000" w:rsidDel="00000000" w:rsidP="00000000" w:rsidRDefault="00000000" w:rsidRPr="00000000" w14:paraId="000001F7">
      <w:pPr>
        <w:numPr>
          <w:ilvl w:val="1"/>
          <w:numId w:val="20"/>
        </w:numPr>
        <w:spacing w:after="0" w:afterAutospacing="0"/>
        <w:ind w:left="720" w:hanging="360"/>
        <w:rPr/>
      </w:pPr>
      <w:r w:rsidDel="00000000" w:rsidR="00000000" w:rsidRPr="00000000">
        <w:rPr>
          <w:rtl w:val="0"/>
        </w:rPr>
        <w:t xml:space="preserve">After scanning, keep stacks separated, in the order they were scanned. I usually stack them in a box, alternating “portrait” and “landscape” orientation.</w:t>
      </w:r>
    </w:p>
    <w:p w:rsidR="00000000" w:rsidDel="00000000" w:rsidP="00000000" w:rsidRDefault="00000000" w:rsidRPr="00000000" w14:paraId="000001F8">
      <w:pPr>
        <w:numPr>
          <w:ilvl w:val="1"/>
          <w:numId w:val="20"/>
        </w:numPr>
        <w:spacing w:after="0" w:afterAutospacing="0"/>
        <w:ind w:left="720" w:hanging="360"/>
        <w:rPr/>
      </w:pPr>
      <w:r w:rsidDel="00000000" w:rsidR="00000000" w:rsidRPr="00000000">
        <w:rPr>
          <w:rtl w:val="0"/>
        </w:rPr>
        <w:t xml:space="preserve">Occasionally wait for all tests to be written to USB, safely eject, and move the PDFs to a computer. This is the time to check that scans are correct and you have the right number.</w:t>
      </w:r>
    </w:p>
    <w:p w:rsidR="00000000" w:rsidDel="00000000" w:rsidP="00000000" w:rsidRDefault="00000000" w:rsidRPr="00000000" w14:paraId="000001F9">
      <w:pPr>
        <w:numPr>
          <w:ilvl w:val="1"/>
          <w:numId w:val="20"/>
        </w:numPr>
        <w:ind w:left="720" w:hanging="360"/>
        <w:rPr/>
      </w:pPr>
      <w:r w:rsidDel="00000000" w:rsidR="00000000" w:rsidRPr="00000000">
        <w:rPr>
          <w:rtl w:val="0"/>
        </w:rPr>
        <w:t xml:space="preserve">Your scans will be upside down. You can flip several PDFs at once using Preview on MacOS:</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525780</wp:posOffset>
            </wp:positionV>
            <wp:extent cx="2909743" cy="178022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09743" cy="17802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2152645" cy="1361122"/>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52645" cy="1361122"/>
                    </a:xfrm>
                    <a:prstGeom prst="rect"/>
                    <a:ln/>
                  </pic:spPr>
                </pic:pic>
              </a:graphicData>
            </a:graphic>
          </wp:anchor>
        </w:drawing>
      </w:r>
    </w:p>
    <w:p w:rsidR="00000000" w:rsidDel="00000000" w:rsidP="00000000" w:rsidRDefault="00000000" w:rsidRPr="00000000" w14:paraId="000001FA">
      <w:pPr>
        <w:spacing w:after="0" w:line="276" w:lineRule="auto"/>
        <w:rPr>
          <w:i w:val="1"/>
          <w:sz w:val="22"/>
          <w:szCs w:val="22"/>
        </w:rPr>
      </w:pPr>
      <w:r w:rsidDel="00000000" w:rsidR="00000000" w:rsidRPr="00000000">
        <w:rPr>
          <w:sz w:val="22"/>
          <w:szCs w:val="22"/>
          <w:rtl w:val="0"/>
        </w:rPr>
        <w:t xml:space="preserve">1) Select all the PDFs you want to flip (</w:t>
      </w:r>
      <w:r w:rsidDel="00000000" w:rsidR="00000000" w:rsidRPr="00000000">
        <w:rPr>
          <w:i w:val="1"/>
          <w:sz w:val="22"/>
          <w:szCs w:val="22"/>
          <w:rtl w:val="0"/>
        </w:rPr>
        <w:t xml:space="preserve">left)</w:t>
      </w:r>
    </w:p>
    <w:p w:rsidR="00000000" w:rsidDel="00000000" w:rsidP="00000000" w:rsidRDefault="00000000" w:rsidRPr="00000000" w14:paraId="000001FB">
      <w:pPr>
        <w:spacing w:after="0" w:line="276" w:lineRule="auto"/>
        <w:rPr>
          <w:sz w:val="22"/>
          <w:szCs w:val="22"/>
        </w:rPr>
      </w:pPr>
      <w:r w:rsidDel="00000000" w:rsidR="00000000" w:rsidRPr="00000000">
        <w:rPr>
          <w:rtl w:val="0"/>
        </w:rPr>
      </w:r>
    </w:p>
    <w:p w:rsidR="00000000" w:rsidDel="00000000" w:rsidP="00000000" w:rsidRDefault="00000000" w:rsidRPr="00000000" w14:paraId="000001FC">
      <w:pPr>
        <w:spacing w:after="0" w:line="276" w:lineRule="auto"/>
        <w:rPr>
          <w:i w:val="1"/>
          <w:sz w:val="22"/>
          <w:szCs w:val="22"/>
        </w:rPr>
      </w:pPr>
      <w:r w:rsidDel="00000000" w:rsidR="00000000" w:rsidRPr="00000000">
        <w:rPr>
          <w:sz w:val="22"/>
          <w:szCs w:val="22"/>
          <w:rtl w:val="0"/>
        </w:rPr>
        <w:t xml:space="preserve">2) Open the thumbnail sidebar and click on the top thumbnail </w:t>
      </w:r>
      <w:r w:rsidDel="00000000" w:rsidR="00000000" w:rsidRPr="00000000">
        <w:rPr>
          <w:i w:val="1"/>
          <w:sz w:val="22"/>
          <w:szCs w:val="22"/>
          <w:rtl w:val="0"/>
        </w:rPr>
        <w:t xml:space="preserve">(right)</w:t>
      </w:r>
    </w:p>
    <w:p w:rsidR="00000000" w:rsidDel="00000000" w:rsidP="00000000" w:rsidRDefault="00000000" w:rsidRPr="00000000" w14:paraId="000001FD">
      <w:pPr>
        <w:spacing w:after="0" w:line="276" w:lineRule="auto"/>
        <w:rPr>
          <w:sz w:val="22"/>
          <w:szCs w:val="22"/>
        </w:rPr>
      </w:pPr>
      <w:r w:rsidDel="00000000" w:rsidR="00000000" w:rsidRPr="00000000">
        <w:rPr>
          <w:rtl w:val="0"/>
        </w:rPr>
      </w:r>
    </w:p>
    <w:p w:rsidR="00000000" w:rsidDel="00000000" w:rsidP="00000000" w:rsidRDefault="00000000" w:rsidRPr="00000000" w14:paraId="000001FE">
      <w:pPr>
        <w:spacing w:after="0" w:line="276"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811114" cy="1713547"/>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11114" cy="1713547"/>
                    </a:xfrm>
                    <a:prstGeom prst="rect"/>
                    <a:ln/>
                  </pic:spPr>
                </pic:pic>
              </a:graphicData>
            </a:graphic>
          </wp:anchor>
        </w:drawing>
      </w:r>
    </w:p>
    <w:p w:rsidR="00000000" w:rsidDel="00000000" w:rsidP="00000000" w:rsidRDefault="00000000" w:rsidRPr="00000000" w14:paraId="000001FF">
      <w:pPr>
        <w:spacing w:after="0" w:line="276" w:lineRule="auto"/>
        <w:rPr>
          <w:i w:val="1"/>
          <w:sz w:val="22"/>
          <w:szCs w:val="22"/>
        </w:rPr>
      </w:pPr>
      <w:r w:rsidDel="00000000" w:rsidR="00000000" w:rsidRPr="00000000">
        <w:rPr>
          <w:sz w:val="22"/>
          <w:szCs w:val="22"/>
          <w:rtl w:val="0"/>
        </w:rPr>
        <w:t xml:space="preserve">3) Hit cmd-A to select all pages</w:t>
      </w:r>
      <w:r w:rsidDel="00000000" w:rsidR="00000000" w:rsidRPr="00000000">
        <w:rPr>
          <w:i w:val="1"/>
          <w:sz w:val="22"/>
          <w:szCs w:val="22"/>
          <w:rtl w:val="0"/>
        </w:rPr>
        <w:t xml:space="preserve"> (left)</w:t>
      </w:r>
    </w:p>
    <w:p w:rsidR="00000000" w:rsidDel="00000000" w:rsidP="00000000" w:rsidRDefault="00000000" w:rsidRPr="00000000" w14:paraId="00000200">
      <w:pPr>
        <w:spacing w:after="0" w:line="276" w:lineRule="auto"/>
        <w:rPr>
          <w:sz w:val="22"/>
          <w:szCs w:val="22"/>
        </w:rPr>
      </w:pPr>
      <w:r w:rsidDel="00000000" w:rsidR="00000000" w:rsidRPr="00000000">
        <w:rPr>
          <w:rtl w:val="0"/>
        </w:rPr>
      </w:r>
    </w:p>
    <w:p w:rsidR="00000000" w:rsidDel="00000000" w:rsidP="00000000" w:rsidRDefault="00000000" w:rsidRPr="00000000" w14:paraId="00000201">
      <w:pPr>
        <w:spacing w:after="0" w:line="276" w:lineRule="auto"/>
        <w:rPr>
          <w:i w:val="1"/>
          <w:sz w:val="22"/>
          <w:szCs w:val="22"/>
        </w:rPr>
      </w:pPr>
      <w:r w:rsidDel="00000000" w:rsidR="00000000" w:rsidRPr="00000000">
        <w:rPr>
          <w:sz w:val="22"/>
          <w:szCs w:val="22"/>
          <w:rtl w:val="0"/>
        </w:rPr>
        <w:t xml:space="preserve">4) Slam that rotate button </w:t>
      </w:r>
      <w:r w:rsidDel="00000000" w:rsidR="00000000" w:rsidRPr="00000000">
        <w:rPr>
          <w:i w:val="1"/>
          <w:sz w:val="22"/>
          <w:szCs w:val="22"/>
          <w:rtl w:val="0"/>
        </w:rPr>
        <w:t xml:space="preserve">(below)</w:t>
      </w:r>
    </w:p>
    <w:p w:rsidR="00000000" w:rsidDel="00000000" w:rsidP="00000000" w:rsidRDefault="00000000" w:rsidRPr="00000000" w14:paraId="00000202">
      <w:pPr>
        <w:spacing w:after="0" w:line="276" w:lineRule="auto"/>
        <w:rPr>
          <w:sz w:val="22"/>
          <w:szCs w:val="22"/>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ind w:left="1440" w:firstLine="0"/>
        <w:rPr/>
      </w:pPr>
      <w:r w:rsidDel="00000000" w:rsidR="00000000" w:rsidRPr="00000000">
        <w:rPr>
          <w:rtl w:val="0"/>
        </w:rPr>
      </w:r>
    </w:p>
    <w:p w:rsidR="00000000" w:rsidDel="00000000" w:rsidP="00000000" w:rsidRDefault="00000000" w:rsidRPr="00000000" w14:paraId="00000205">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4783015" cy="97155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83015" cy="971550"/>
                    </a:xfrm>
                    <a:prstGeom prst="rect"/>
                    <a:ln/>
                  </pic:spPr>
                </pic:pic>
              </a:graphicData>
            </a:graphic>
          </wp:anchor>
        </w:drawing>
      </w:r>
    </w:p>
    <w:p w:rsidR="00000000" w:rsidDel="00000000" w:rsidP="00000000" w:rsidRDefault="00000000" w:rsidRPr="00000000" w14:paraId="00000206">
      <w:pPr>
        <w:ind w:left="1440" w:firstLine="0"/>
        <w:rPr/>
      </w:pPr>
      <w:r w:rsidDel="00000000" w:rsidR="00000000" w:rsidRPr="00000000">
        <w:rPr>
          <w:rtl w:val="0"/>
        </w:rPr>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numPr>
          <w:ilvl w:val="1"/>
          <w:numId w:val="20"/>
        </w:numPr>
        <w:spacing w:after="0" w:afterAutospacing="0"/>
        <w:ind w:left="1440" w:hanging="360"/>
        <w:rPr/>
      </w:pPr>
      <w:r w:rsidDel="00000000" w:rsidR="00000000" w:rsidRPr="00000000">
        <w:rPr>
          <w:rtl w:val="0"/>
        </w:rPr>
        <w:t xml:space="preserve">Upload to Gradescope. This is actually easy, just dragging the PDFs.</w:t>
      </w:r>
    </w:p>
    <w:p w:rsidR="00000000" w:rsidDel="00000000" w:rsidP="00000000" w:rsidRDefault="00000000" w:rsidRPr="00000000" w14:paraId="00000209">
      <w:pPr>
        <w:numPr>
          <w:ilvl w:val="1"/>
          <w:numId w:val="20"/>
        </w:numPr>
        <w:spacing w:after="0" w:afterAutospacing="0"/>
        <w:ind w:left="1440" w:hanging="360"/>
        <w:rPr/>
      </w:pPr>
      <w:r w:rsidDel="00000000" w:rsidR="00000000" w:rsidRPr="00000000">
        <w:rPr>
          <w:rtl w:val="0"/>
        </w:rPr>
        <w:t xml:space="preserve">Assign names (this can wait for the next day, but you may realize you have to go back and scan later)</w:t>
      </w:r>
    </w:p>
    <w:p w:rsidR="00000000" w:rsidDel="00000000" w:rsidP="00000000" w:rsidRDefault="00000000" w:rsidRPr="00000000" w14:paraId="0000020A">
      <w:pPr>
        <w:numPr>
          <w:ilvl w:val="1"/>
          <w:numId w:val="20"/>
        </w:numPr>
        <w:spacing w:after="0" w:afterAutospacing="0"/>
        <w:ind w:left="1440" w:hanging="360"/>
        <w:rPr/>
      </w:pPr>
      <w:r w:rsidDel="00000000" w:rsidR="00000000" w:rsidRPr="00000000">
        <w:rPr>
          <w:rtl w:val="0"/>
        </w:rPr>
        <w:t xml:space="preserve">Have a plan for where you’re going to put the tests. Professors’ offices are the best option, but you can leave them in RISE lab overnight if someone scanning has access.</w:t>
      </w:r>
    </w:p>
    <w:p w:rsidR="00000000" w:rsidDel="00000000" w:rsidP="00000000" w:rsidRDefault="00000000" w:rsidRPr="00000000" w14:paraId="0000020B">
      <w:pPr>
        <w:numPr>
          <w:ilvl w:val="1"/>
          <w:numId w:val="20"/>
        </w:numPr>
        <w:spacing w:after="0" w:afterAutospacing="0"/>
        <w:ind w:left="1440" w:hanging="360"/>
        <w:rPr/>
      </w:pPr>
      <w:r w:rsidDel="00000000" w:rsidR="00000000" w:rsidRPr="00000000">
        <w:rPr>
          <w:rtl w:val="0"/>
        </w:rPr>
        <w:t xml:space="preserve">While you’re checking the PDFs, you’ll probably find some problems with some of the scans. You scanned single sided, or a stack is missing, or a page didn’t scan correctly. This is fine, because you kept the scans in order and have a list of all the PDFs you’re supposed to have. </w:t>
      </w:r>
    </w:p>
    <w:p w:rsidR="00000000" w:rsidDel="00000000" w:rsidP="00000000" w:rsidRDefault="00000000" w:rsidRPr="00000000" w14:paraId="0000020C">
      <w:pPr>
        <w:numPr>
          <w:ilvl w:val="1"/>
          <w:numId w:val="20"/>
        </w:numPr>
        <w:ind w:left="1440" w:hanging="360"/>
        <w:rPr/>
      </w:pPr>
      <w:r w:rsidDel="00000000" w:rsidR="00000000" w:rsidRPr="00000000">
        <w:rPr>
          <w:rtl w:val="0"/>
        </w:rPr>
        <w:t xml:space="preserve">Lesson painfully learned: Don't use the scanner in 730 Soda.  It is painfully ridiculously slow.  Use the scanners in 384 Soda.</w:t>
      </w:r>
    </w:p>
    <w:p w:rsidR="00000000" w:rsidDel="00000000" w:rsidP="00000000" w:rsidRDefault="00000000" w:rsidRPr="00000000" w14:paraId="0000020D">
      <w:pPr>
        <w:ind w:left="1440" w:firstLine="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rPr/>
      </w:pPr>
      <w:bookmarkStart w:colFirst="0" w:colLast="0" w:name="_hf5mj9dprjyv" w:id="34"/>
      <w:bookmarkEnd w:id="34"/>
      <w:r w:rsidDel="00000000" w:rsidR="00000000" w:rsidRPr="00000000">
        <w:rPr>
          <w:rtl w:val="0"/>
        </w:rPr>
        <w:t xml:space="preserve">Communication Channels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27"/>
        </w:numPr>
        <w:spacing w:after="0" w:afterAutospacing="0"/>
        <w:ind w:left="720" w:hanging="360"/>
        <w:rPr>
          <w:u w:val="none"/>
        </w:rPr>
      </w:pPr>
      <w:r w:rsidDel="00000000" w:rsidR="00000000" w:rsidRPr="00000000">
        <w:rPr>
          <w:rtl w:val="0"/>
        </w:rPr>
        <w:t xml:space="preserve">Slack--for quick communication:</w:t>
      </w:r>
    </w:p>
    <w:p w:rsidR="00000000" w:rsidDel="00000000" w:rsidP="00000000" w:rsidRDefault="00000000" w:rsidRPr="00000000" w14:paraId="00000211">
      <w:pPr>
        <w:numPr>
          <w:ilvl w:val="1"/>
          <w:numId w:val="27"/>
        </w:numPr>
        <w:spacing w:after="0" w:afterAutospacing="0"/>
        <w:ind w:left="1440" w:hanging="360"/>
        <w:rPr>
          <w:u w:val="none"/>
        </w:rPr>
      </w:pPr>
      <w:r w:rsidDel="00000000" w:rsidR="00000000" w:rsidRPr="00000000">
        <w:rPr>
          <w:rtl w:val="0"/>
        </w:rPr>
        <w:t xml:space="preserve">This is the primary way to stay up-to-date.</w:t>
      </w:r>
    </w:p>
    <w:p w:rsidR="00000000" w:rsidDel="00000000" w:rsidP="00000000" w:rsidRDefault="00000000" w:rsidRPr="00000000" w14:paraId="00000212">
      <w:pPr>
        <w:numPr>
          <w:ilvl w:val="1"/>
          <w:numId w:val="27"/>
        </w:numPr>
        <w:spacing w:after="0" w:afterAutospacing="0"/>
        <w:ind w:left="1440" w:hanging="360"/>
        <w:rPr>
          <w:u w:val="none"/>
        </w:rPr>
      </w:pPr>
      <w:r w:rsidDel="00000000" w:rsidR="00000000" w:rsidRPr="00000000">
        <w:rPr>
          <w:rtl w:val="0"/>
        </w:rPr>
        <w:t xml:space="preserve">We reach the 10,000 message limit on Slack very quickly, past which messages start getting deleted. If you have something that you may need to reference much later, Piazza/Google Drive may be a better place to post it.</w:t>
      </w:r>
    </w:p>
    <w:p w:rsidR="00000000" w:rsidDel="00000000" w:rsidP="00000000" w:rsidRDefault="00000000" w:rsidRPr="00000000" w14:paraId="00000213">
      <w:pPr>
        <w:numPr>
          <w:ilvl w:val="1"/>
          <w:numId w:val="27"/>
        </w:numPr>
        <w:spacing w:after="0" w:afterAutospacing="0"/>
        <w:ind w:left="1440" w:hanging="360"/>
        <w:rPr>
          <w:u w:val="none"/>
        </w:rPr>
      </w:pPr>
      <w:r w:rsidDel="00000000" w:rsidR="00000000" w:rsidRPr="00000000">
        <w:rPr>
          <w:rtl w:val="0"/>
        </w:rPr>
        <w:t xml:space="preserve">Data 8 staff is a vibrant and active community! Make sure to join the social channels (such as #eatwithme, #studywithme, #getfitwithme, and more) to facilitate spending time with staff outside of work hours.</w:t>
      </w:r>
    </w:p>
    <w:p w:rsidR="00000000" w:rsidDel="00000000" w:rsidP="00000000" w:rsidRDefault="00000000" w:rsidRPr="00000000" w14:paraId="00000214">
      <w:pPr>
        <w:numPr>
          <w:ilvl w:val="0"/>
          <w:numId w:val="27"/>
        </w:numPr>
        <w:spacing w:after="0" w:afterAutospacing="0"/>
        <w:ind w:left="720" w:hanging="360"/>
        <w:rPr>
          <w:u w:val="none"/>
        </w:rPr>
      </w:pPr>
      <w:r w:rsidDel="00000000" w:rsidR="00000000" w:rsidRPr="00000000">
        <w:rPr>
          <w:rtl w:val="0"/>
        </w:rPr>
        <w:t xml:space="preserve">Piazza--for larger questions:</w:t>
      </w:r>
    </w:p>
    <w:p w:rsidR="00000000" w:rsidDel="00000000" w:rsidP="00000000" w:rsidRDefault="00000000" w:rsidRPr="00000000" w14:paraId="00000215">
      <w:pPr>
        <w:numPr>
          <w:ilvl w:val="1"/>
          <w:numId w:val="27"/>
        </w:numPr>
        <w:spacing w:after="0" w:afterAutospacing="0"/>
        <w:ind w:left="1440" w:hanging="360"/>
        <w:rPr/>
      </w:pPr>
      <w:r w:rsidDel="00000000" w:rsidR="00000000" w:rsidRPr="00000000">
        <w:rPr>
          <w:rtl w:val="0"/>
        </w:rPr>
        <w:t xml:space="preserve">If you have a larger logistics question, or something that you may have to reference later, this would be the place to post it.</w:t>
      </w:r>
    </w:p>
    <w:p w:rsidR="00000000" w:rsidDel="00000000" w:rsidP="00000000" w:rsidRDefault="00000000" w:rsidRPr="00000000" w14:paraId="00000216">
      <w:pPr>
        <w:numPr>
          <w:ilvl w:val="1"/>
          <w:numId w:val="27"/>
        </w:numPr>
        <w:ind w:left="1440" w:hanging="360"/>
        <w:rPr>
          <w:u w:val="none"/>
        </w:rPr>
      </w:pPr>
      <w:r w:rsidDel="00000000" w:rsidR="00000000" w:rsidRPr="00000000">
        <w:rPr>
          <w:rtl w:val="0"/>
        </w:rPr>
        <w:t xml:space="preserve">Contains weekly lab posts, including solutions and check-off forms. Be sure to provide feedback after you teach your lab!</w:t>
      </w: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rPr/>
      </w:pPr>
      <w:bookmarkStart w:colFirst="0" w:colLast="0" w:name="_3il8b76ovbh1" w:id="35"/>
      <w:bookmarkEnd w:id="35"/>
      <w:r w:rsidDel="00000000" w:rsidR="00000000" w:rsidRPr="00000000">
        <w:rPr>
          <w:rtl w:val="0"/>
        </w:rPr>
        <w:t xml:space="preserve">Thank You</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A list of contributors who made this handbook possible.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u w:val="single"/>
        </w:rPr>
      </w:pPr>
      <w:r w:rsidDel="00000000" w:rsidR="00000000" w:rsidRPr="00000000">
        <w:rPr>
          <w:u w:val="single"/>
          <w:rtl w:val="0"/>
        </w:rPr>
        <w:t xml:space="preserve">Instructors</w:t>
      </w:r>
    </w:p>
    <w:p w:rsidR="00000000" w:rsidDel="00000000" w:rsidP="00000000" w:rsidRDefault="00000000" w:rsidRPr="00000000" w14:paraId="0000021C">
      <w:pPr>
        <w:spacing w:line="240" w:lineRule="auto"/>
        <w:rPr/>
      </w:pPr>
      <w:r w:rsidDel="00000000" w:rsidR="00000000" w:rsidRPr="00000000">
        <w:rPr>
          <w:rtl w:val="0"/>
        </w:rPr>
        <w:t xml:space="preserve">David Wagner</w:t>
      </w:r>
    </w:p>
    <w:p w:rsidR="00000000" w:rsidDel="00000000" w:rsidP="00000000" w:rsidRDefault="00000000" w:rsidRPr="00000000" w14:paraId="0000021D">
      <w:pPr>
        <w:spacing w:line="240" w:lineRule="auto"/>
        <w:rPr/>
      </w:pPr>
      <w:r w:rsidDel="00000000" w:rsidR="00000000" w:rsidRPr="00000000">
        <w:rPr>
          <w:rtl w:val="0"/>
        </w:rPr>
        <w:t xml:space="preserve">Ramesh Sridharan</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u w:val="single"/>
        </w:rPr>
      </w:pPr>
      <w:r w:rsidDel="00000000" w:rsidR="00000000" w:rsidRPr="00000000">
        <w:rPr>
          <w:u w:val="single"/>
          <w:rtl w:val="0"/>
        </w:rPr>
        <w:t xml:space="preserve">(u)GSIs</w:t>
      </w:r>
    </w:p>
    <w:p w:rsidR="00000000" w:rsidDel="00000000" w:rsidP="00000000" w:rsidRDefault="00000000" w:rsidRPr="00000000" w14:paraId="00000220">
      <w:pPr>
        <w:spacing w:line="240" w:lineRule="auto"/>
        <w:rPr/>
      </w:pPr>
      <w:r w:rsidDel="00000000" w:rsidR="00000000" w:rsidRPr="00000000">
        <w:rPr>
          <w:rtl w:val="0"/>
        </w:rPr>
        <w:t xml:space="preserve">Adeel Cheema</w:t>
      </w:r>
    </w:p>
    <w:p w:rsidR="00000000" w:rsidDel="00000000" w:rsidP="00000000" w:rsidRDefault="00000000" w:rsidRPr="00000000" w14:paraId="00000221">
      <w:pPr>
        <w:spacing w:line="240" w:lineRule="auto"/>
        <w:rPr/>
      </w:pPr>
      <w:r w:rsidDel="00000000" w:rsidR="00000000" w:rsidRPr="00000000">
        <w:rPr>
          <w:rtl w:val="0"/>
        </w:rPr>
        <w:t xml:space="preserve">Adnan Hemani</w:t>
      </w:r>
    </w:p>
    <w:p w:rsidR="00000000" w:rsidDel="00000000" w:rsidP="00000000" w:rsidRDefault="00000000" w:rsidRPr="00000000" w14:paraId="00000222">
      <w:pPr>
        <w:spacing w:line="240" w:lineRule="auto"/>
        <w:rPr/>
      </w:pPr>
      <w:r w:rsidDel="00000000" w:rsidR="00000000" w:rsidRPr="00000000">
        <w:rPr>
          <w:rtl w:val="0"/>
        </w:rPr>
        <w:t xml:space="preserve">Annie Nguyen</w:t>
      </w:r>
    </w:p>
    <w:p w:rsidR="00000000" w:rsidDel="00000000" w:rsidP="00000000" w:rsidRDefault="00000000" w:rsidRPr="00000000" w14:paraId="00000223">
      <w:pPr>
        <w:spacing w:line="240" w:lineRule="auto"/>
        <w:rPr/>
      </w:pPr>
      <w:r w:rsidDel="00000000" w:rsidR="00000000" w:rsidRPr="00000000">
        <w:rPr>
          <w:rtl w:val="0"/>
        </w:rPr>
        <w:t xml:space="preserve">Austen Zhu</w:t>
      </w:r>
    </w:p>
    <w:p w:rsidR="00000000" w:rsidDel="00000000" w:rsidP="00000000" w:rsidRDefault="00000000" w:rsidRPr="00000000" w14:paraId="00000224">
      <w:pPr>
        <w:spacing w:line="240" w:lineRule="auto"/>
        <w:rPr/>
      </w:pPr>
      <w:r w:rsidDel="00000000" w:rsidR="00000000" w:rsidRPr="00000000">
        <w:rPr>
          <w:rtl w:val="0"/>
        </w:rPr>
        <w:t xml:space="preserve">Emma Jaeger</w:t>
      </w:r>
    </w:p>
    <w:p w:rsidR="00000000" w:rsidDel="00000000" w:rsidP="00000000" w:rsidRDefault="00000000" w:rsidRPr="00000000" w14:paraId="00000225">
      <w:pPr>
        <w:spacing w:line="240" w:lineRule="auto"/>
        <w:rPr/>
      </w:pPr>
      <w:r w:rsidDel="00000000" w:rsidR="00000000" w:rsidRPr="00000000">
        <w:rPr>
          <w:rtl w:val="0"/>
        </w:rPr>
        <w:t xml:space="preserve">Francie McQuarrie</w:t>
      </w:r>
    </w:p>
    <w:p w:rsidR="00000000" w:rsidDel="00000000" w:rsidP="00000000" w:rsidRDefault="00000000" w:rsidRPr="00000000" w14:paraId="00000226">
      <w:pPr>
        <w:spacing w:line="240" w:lineRule="auto"/>
        <w:rPr/>
      </w:pPr>
      <w:r w:rsidDel="00000000" w:rsidR="00000000" w:rsidRPr="00000000">
        <w:rPr>
          <w:rtl w:val="0"/>
        </w:rPr>
        <w:t xml:space="preserve">Howard Ki</w:t>
      </w:r>
    </w:p>
    <w:p w:rsidR="00000000" w:rsidDel="00000000" w:rsidP="00000000" w:rsidRDefault="00000000" w:rsidRPr="00000000" w14:paraId="00000227">
      <w:pPr>
        <w:spacing w:line="240" w:lineRule="auto"/>
        <w:rPr/>
      </w:pPr>
      <w:r w:rsidDel="00000000" w:rsidR="00000000" w:rsidRPr="00000000">
        <w:rPr>
          <w:rtl w:val="0"/>
        </w:rPr>
        <w:t xml:space="preserve">Jiayi Huang</w:t>
      </w:r>
    </w:p>
    <w:p w:rsidR="00000000" w:rsidDel="00000000" w:rsidP="00000000" w:rsidRDefault="00000000" w:rsidRPr="00000000" w14:paraId="00000228">
      <w:pPr>
        <w:spacing w:line="240" w:lineRule="auto"/>
        <w:rPr/>
      </w:pPr>
      <w:r w:rsidDel="00000000" w:rsidR="00000000" w:rsidRPr="00000000">
        <w:rPr>
          <w:rtl w:val="0"/>
        </w:rPr>
        <w:t xml:space="preserve">Jessica Hu</w:t>
      </w:r>
    </w:p>
    <w:p w:rsidR="00000000" w:rsidDel="00000000" w:rsidP="00000000" w:rsidRDefault="00000000" w:rsidRPr="00000000" w14:paraId="00000229">
      <w:pPr>
        <w:spacing w:line="240" w:lineRule="auto"/>
        <w:rPr/>
      </w:pPr>
      <w:r w:rsidDel="00000000" w:rsidR="00000000" w:rsidRPr="00000000">
        <w:rPr>
          <w:rtl w:val="0"/>
        </w:rPr>
        <w:t xml:space="preserve">Natalia Mushegian</w:t>
      </w:r>
    </w:p>
    <w:p w:rsidR="00000000" w:rsidDel="00000000" w:rsidP="00000000" w:rsidRDefault="00000000" w:rsidRPr="00000000" w14:paraId="0000022A">
      <w:pPr>
        <w:spacing w:line="240" w:lineRule="auto"/>
        <w:rPr/>
      </w:pPr>
      <w:r w:rsidDel="00000000" w:rsidR="00000000" w:rsidRPr="00000000">
        <w:rPr>
          <w:rtl w:val="0"/>
        </w:rPr>
        <w:t xml:space="preserve">Niraj Rao</w:t>
      </w:r>
    </w:p>
    <w:p w:rsidR="00000000" w:rsidDel="00000000" w:rsidP="00000000" w:rsidRDefault="00000000" w:rsidRPr="00000000" w14:paraId="0000022B">
      <w:pPr>
        <w:spacing w:line="240" w:lineRule="auto"/>
        <w:rPr/>
      </w:pPr>
      <w:r w:rsidDel="00000000" w:rsidR="00000000" w:rsidRPr="00000000">
        <w:rPr>
          <w:rtl w:val="0"/>
        </w:rPr>
        <w:t xml:space="preserve">Nishant Kheterpal</w:t>
      </w:r>
    </w:p>
    <w:p w:rsidR="00000000" w:rsidDel="00000000" w:rsidP="00000000" w:rsidRDefault="00000000" w:rsidRPr="00000000" w14:paraId="0000022C">
      <w:pPr>
        <w:rPr/>
      </w:pPr>
      <w:r w:rsidDel="00000000" w:rsidR="00000000" w:rsidRPr="00000000">
        <w:rPr>
          <w:rtl w:val="0"/>
        </w:rPr>
      </w:r>
    </w:p>
    <w:sectPr>
      <w:headerReference r:id="rId26" w:type="default"/>
      <w:footerReference r:id="rId27" w:type="default"/>
      <w:pgSz w:h="15840" w:w="12240"/>
      <w:pgMar w:bottom="1440" w:top="2074" w:left="1800" w:right="1800" w:header="144" w:footer="144"/>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ie Nguyen" w:id="0" w:date="2019-08-08T07:11:55Z">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general proctoring guide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5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-970279</wp:posOffset>
          </wp:positionH>
          <wp:positionV relativeFrom="paragraph">
            <wp:posOffset>7458075</wp:posOffset>
          </wp:positionV>
          <wp:extent cx="7498080" cy="1097280"/>
          <wp:effectExtent b="0" l="0" r="0" t="0"/>
          <wp:wrapSquare wrapText="bothSides" distB="0" distT="0" distL="114300" distR="114300"/>
          <wp:docPr id="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498080" cy="109728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spacing w:after="0" w:line="240" w:lineRule="auto"/>
      <w:ind w:left="18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-1162049</wp:posOffset>
          </wp:positionH>
          <wp:positionV relativeFrom="paragraph">
            <wp:posOffset>-91439</wp:posOffset>
          </wp:positionV>
          <wp:extent cx="7829550" cy="1523048"/>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829550" cy="15230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-971549</wp:posOffset>
          </wp:positionH>
          <wp:positionV relativeFrom="paragraph">
            <wp:posOffset>457200</wp:posOffset>
          </wp:positionV>
          <wp:extent cx="971550" cy="97155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71550" cy="971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-969009</wp:posOffset>
          </wp:positionH>
          <wp:positionV relativeFrom="paragraph">
            <wp:posOffset>-1200784</wp:posOffset>
          </wp:positionV>
          <wp:extent cx="7498080" cy="1095375"/>
          <wp:effectExtent b="0" l="0" r="0" t="0"/>
          <wp:wrapSquare wrapText="bothSides" distB="0" distT="0" distL="114300" distR="114300"/>
          <wp:docPr id="6" name="image5.jpg"/>
          <a:graphic>
            <a:graphicData uri="http://schemas.openxmlformats.org/drawingml/2006/picture">
              <pic:pic>
                <pic:nvPicPr>
                  <pic:cNvPr id="0" name="image5.jpg"/>
                  <pic:cNvPicPr preferRelativeResize="0"/>
                </pic:nvPicPr>
                <pic:blipFill>
                  <a:blip r:embed="rId3"/>
                  <a:srcRect b="0" l="0" r="0" t="0"/>
                  <a:stretch>
                    <a:fillRect/>
                  </a:stretch>
                </pic:blipFill>
                <pic:spPr>
                  <a:xfrm>
                    <a:off x="0" y="0"/>
                    <a:ext cx="7498080" cy="10953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pPr>
    <w:rPr>
      <w:rFonts w:ascii="Georgia" w:cs="Georgia" w:eastAsia="Georgia" w:hAnsi="Georgia"/>
      <w:color w:val="1f497d"/>
      <w:sz w:val="72"/>
      <w:szCs w:val="72"/>
    </w:rPr>
  </w:style>
  <w:style w:type="paragraph" w:styleId="Heading2">
    <w:name w:val="heading 2"/>
    <w:basedOn w:val="Normal"/>
    <w:next w:val="Normal"/>
    <w:pPr>
      <w:keepNext w:val="1"/>
      <w:keepLines w:val="1"/>
      <w:spacing w:after="0" w:line="276" w:lineRule="auto"/>
    </w:pPr>
    <w:rPr>
      <w:b w:val="1"/>
      <w:sz w:val="28"/>
      <w:szCs w:val="28"/>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Georgia" w:cs="Georgia" w:eastAsia="Georgia" w:hAnsi="Georgia"/>
      <w:color w:val="1f497d"/>
      <w:sz w:val="130"/>
      <w:szCs w:val="13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autograder.cs61a.org/admin/submission" TargetMode="External"/><Relationship Id="rId22" Type="http://schemas.openxmlformats.org/officeDocument/2006/relationships/image" Target="media/image7.png"/><Relationship Id="rId21" Type="http://schemas.openxmlformats.org/officeDocument/2006/relationships/hyperlink" Target="http://okpy.org" TargetMode="External"/><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autograder.cs61a.org/admin/submission" TargetMode="External"/><Relationship Id="rId26" Type="http://schemas.openxmlformats.org/officeDocument/2006/relationships/header" Target="header1.xml"/><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autograder.cs61a.org/admin/assignment" TargetMode="External"/><Relationship Id="rId8" Type="http://schemas.openxmlformats.org/officeDocument/2006/relationships/hyperlink" Target="http://autograder.cs61a.org/admin/assignment" TargetMode="External"/><Relationship Id="rId11" Type="http://schemas.openxmlformats.org/officeDocument/2006/relationships/hyperlink" Target="http://okpy.org" TargetMode="External"/><Relationship Id="rId10" Type="http://schemas.openxmlformats.org/officeDocument/2006/relationships/hyperlink" Target="http://okpy.org" TargetMode="External"/><Relationship Id="rId13" Type="http://schemas.openxmlformats.org/officeDocument/2006/relationships/hyperlink" Target="http://autograder.cs61a.org/admin/submission" TargetMode="External"/><Relationship Id="rId12" Type="http://schemas.openxmlformats.org/officeDocument/2006/relationships/hyperlink" Target="http://autograder.cs61a.org/admin/submission" TargetMode="External"/><Relationship Id="rId15" Type="http://schemas.openxmlformats.org/officeDocument/2006/relationships/hyperlink" Target="http://autograder.cs61a.org/admin/assignment" TargetMode="External"/><Relationship Id="rId14" Type="http://schemas.openxmlformats.org/officeDocument/2006/relationships/hyperlink" Target="http://autograder.cs61a.org/admin/assignment" TargetMode="External"/><Relationship Id="rId17" Type="http://schemas.openxmlformats.org/officeDocument/2006/relationships/hyperlink" Target="http://okpy.org" TargetMode="External"/><Relationship Id="rId16" Type="http://schemas.openxmlformats.org/officeDocument/2006/relationships/hyperlink" Target="http://autograder.cs61a.org/admin/submission" TargetMode="External"/><Relationship Id="rId19" Type="http://schemas.openxmlformats.org/officeDocument/2006/relationships/hyperlink" Target="http://autograder.cs61a.org/admin/submission" TargetMode="External"/><Relationship Id="rId18" Type="http://schemas.openxmlformats.org/officeDocument/2006/relationships/hyperlink" Target="http://okp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